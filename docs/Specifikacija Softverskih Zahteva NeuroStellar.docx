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77280" w14:textId="77777777" w:rsidR="006058AF" w:rsidRDefault="006058AF" w:rsidP="00836633">
      <w:pPr>
        <w:spacing w:after="0" w:line="240" w:lineRule="auto"/>
        <w:rPr>
          <w:b/>
          <w:sz w:val="28"/>
          <w:szCs w:val="28"/>
        </w:rPr>
      </w:pPr>
      <w:r w:rsidRPr="001D7531">
        <w:rPr>
          <w:b/>
          <w:sz w:val="36"/>
          <w:szCs w:val="36"/>
        </w:rPr>
        <w:t>И</w:t>
      </w:r>
      <w:r w:rsidRPr="0057447D">
        <w:rPr>
          <w:b/>
          <w:bCs/>
          <w:sz w:val="28"/>
          <w:szCs w:val="28"/>
        </w:rPr>
        <w:t>НСТИТУТ ЗА МАТЕМАТИКУ И ИНФОРМАТИКУ</w:t>
      </w:r>
    </w:p>
    <w:p w14:paraId="3FFBAD53" w14:textId="210EB08A" w:rsidR="006058AF" w:rsidRPr="00CB2633" w:rsidRDefault="006058AF" w:rsidP="00836633">
      <w:pPr>
        <w:spacing w:after="0" w:line="240" w:lineRule="auto"/>
      </w:pPr>
      <w:r w:rsidRPr="001D7531">
        <w:rPr>
          <w:b/>
          <w:sz w:val="36"/>
          <w:szCs w:val="36"/>
        </w:rPr>
        <w:t>П</w:t>
      </w:r>
      <w:r w:rsidRPr="0057447D">
        <w:rPr>
          <w:b/>
          <w:bCs/>
          <w:sz w:val="28"/>
          <w:szCs w:val="28"/>
        </w:rPr>
        <w:t>РИРОДНО-МАТЕМАТИЧКИ ФАКУЛТЕТ</w:t>
      </w:r>
    </w:p>
    <w:p w14:paraId="5E96A522" w14:textId="2E1B0C2F" w:rsidR="00BE58A3" w:rsidRPr="0057447D" w:rsidRDefault="006058AF" w:rsidP="00836633">
      <w:pPr>
        <w:spacing w:after="0" w:line="240" w:lineRule="auto"/>
        <w:rPr>
          <w:b/>
          <w:bCs/>
          <w:sz w:val="28"/>
          <w:szCs w:val="28"/>
        </w:rPr>
      </w:pPr>
      <w:r w:rsidRPr="001D7531">
        <w:rPr>
          <w:b/>
          <w:sz w:val="36"/>
          <w:szCs w:val="36"/>
        </w:rPr>
        <w:t>У</w:t>
      </w:r>
      <w:r w:rsidRPr="0057447D">
        <w:rPr>
          <w:b/>
          <w:bCs/>
          <w:sz w:val="28"/>
          <w:szCs w:val="28"/>
        </w:rPr>
        <w:t xml:space="preserve">НИВЕРЗИТЕТА У </w:t>
      </w:r>
      <w:r w:rsidRPr="003F5D89">
        <w:rPr>
          <w:b/>
          <w:sz w:val="36"/>
          <w:szCs w:val="36"/>
        </w:rPr>
        <w:t>К</w:t>
      </w:r>
      <w:r w:rsidRPr="0057447D">
        <w:rPr>
          <w:b/>
          <w:bCs/>
          <w:sz w:val="28"/>
          <w:szCs w:val="28"/>
        </w:rPr>
        <w:t>РАГУЈЕВЦУ</w:t>
      </w:r>
    </w:p>
    <w:p w14:paraId="4E99CEC3" w14:textId="3C49331D" w:rsidR="005230AC" w:rsidRDefault="005230AC" w:rsidP="006058AF">
      <w:pPr>
        <w:jc w:val="center"/>
        <w:rPr>
          <w:b/>
          <w:bCs/>
          <w:sz w:val="34"/>
          <w:szCs w:val="34"/>
          <w:lang w:val="sr-Cyrl-RS"/>
        </w:rPr>
      </w:pPr>
    </w:p>
    <w:p w14:paraId="1857D026" w14:textId="3057B05A" w:rsidR="0057447D" w:rsidRPr="005230AC" w:rsidRDefault="0006524D" w:rsidP="006058AF">
      <w:pPr>
        <w:jc w:val="center"/>
        <w:rPr>
          <w:b/>
          <w:bCs/>
          <w:sz w:val="34"/>
          <w:szCs w:val="34"/>
          <w:lang w:val="sr-Cyrl-RS"/>
        </w:rPr>
      </w:pPr>
      <w:r>
        <w:rPr>
          <w:b/>
          <w:bCs/>
          <w:noProof/>
          <w:sz w:val="34"/>
          <w:szCs w:val="34"/>
          <w:lang w:val="sr-Cyrl-RS"/>
        </w:rPr>
        <w:drawing>
          <wp:anchor distT="0" distB="0" distL="114300" distR="114300" simplePos="0" relativeHeight="251658240" behindDoc="0" locked="0" layoutInCell="1" allowOverlap="1" wp14:anchorId="530BB164" wp14:editId="6F8D8E17">
            <wp:simplePos x="0" y="0"/>
            <wp:positionH relativeFrom="margin">
              <wp:align>center</wp:align>
            </wp:positionH>
            <wp:positionV relativeFrom="paragraph">
              <wp:posOffset>150495</wp:posOffset>
            </wp:positionV>
            <wp:extent cx="1760220" cy="1760220"/>
            <wp:effectExtent l="0" t="0" r="0" b="0"/>
            <wp:wrapTight wrapText="bothSides">
              <wp:wrapPolygon edited="0">
                <wp:start x="9818" y="935"/>
                <wp:lineTo x="6078" y="5143"/>
                <wp:lineTo x="2338" y="6312"/>
                <wp:lineTo x="935" y="7247"/>
                <wp:lineTo x="1169" y="9351"/>
                <wp:lineTo x="7247" y="12623"/>
                <wp:lineTo x="1169" y="16364"/>
                <wp:lineTo x="1169" y="17766"/>
                <wp:lineTo x="4208" y="19636"/>
                <wp:lineTo x="6312" y="20104"/>
                <wp:lineTo x="14727" y="20104"/>
                <wp:lineTo x="20104" y="18234"/>
                <wp:lineTo x="20338" y="16597"/>
                <wp:lineTo x="16831" y="16364"/>
                <wp:lineTo x="14727" y="12623"/>
                <wp:lineTo x="20338" y="9351"/>
                <wp:lineTo x="20571" y="7481"/>
                <wp:lineTo x="19169" y="6312"/>
                <wp:lineTo x="15195" y="5143"/>
                <wp:lineTo x="12156" y="935"/>
                <wp:lineTo x="9818" y="935"/>
              </wp:wrapPolygon>
            </wp:wrapTight>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760220" cy="1760220"/>
                    </a:xfrm>
                    <a:prstGeom prst="rect">
                      <a:avLst/>
                    </a:prstGeom>
                  </pic:spPr>
                </pic:pic>
              </a:graphicData>
            </a:graphic>
            <wp14:sizeRelH relativeFrom="margin">
              <wp14:pctWidth>0</wp14:pctWidth>
            </wp14:sizeRelH>
            <wp14:sizeRelV relativeFrom="margin">
              <wp14:pctHeight>0</wp14:pctHeight>
            </wp14:sizeRelV>
          </wp:anchor>
        </w:drawing>
      </w:r>
    </w:p>
    <w:p w14:paraId="45D64BB8" w14:textId="0F1EEC30" w:rsidR="0006524D" w:rsidRDefault="0006524D" w:rsidP="006058AF">
      <w:pPr>
        <w:jc w:val="center"/>
        <w:rPr>
          <w:b/>
          <w:bCs/>
          <w:sz w:val="34"/>
          <w:szCs w:val="34"/>
          <w:lang w:val="sr-Cyrl-RS"/>
        </w:rPr>
      </w:pPr>
    </w:p>
    <w:p w14:paraId="792AA27C" w14:textId="77777777" w:rsidR="0006524D" w:rsidRDefault="0006524D" w:rsidP="006058AF">
      <w:pPr>
        <w:jc w:val="center"/>
        <w:rPr>
          <w:b/>
          <w:bCs/>
          <w:sz w:val="34"/>
          <w:szCs w:val="34"/>
          <w:lang w:val="sr-Cyrl-RS"/>
        </w:rPr>
      </w:pPr>
    </w:p>
    <w:p w14:paraId="1D201A43" w14:textId="77777777" w:rsidR="0006524D" w:rsidRDefault="0006524D" w:rsidP="006058AF">
      <w:pPr>
        <w:jc w:val="center"/>
        <w:rPr>
          <w:b/>
          <w:bCs/>
          <w:sz w:val="34"/>
          <w:szCs w:val="34"/>
          <w:lang w:val="sr-Cyrl-RS"/>
        </w:rPr>
      </w:pPr>
    </w:p>
    <w:p w14:paraId="4BA9622A" w14:textId="38BF3E73" w:rsidR="0006524D" w:rsidRPr="005230AC" w:rsidRDefault="0006524D" w:rsidP="006058AF">
      <w:pPr>
        <w:jc w:val="center"/>
        <w:rPr>
          <w:b/>
          <w:bCs/>
          <w:sz w:val="34"/>
          <w:szCs w:val="34"/>
          <w:lang w:val="sr-Cyrl-RS"/>
        </w:rPr>
      </w:pPr>
    </w:p>
    <w:p w14:paraId="131FED52" w14:textId="178871AC" w:rsidR="00C70209" w:rsidRPr="0057447D" w:rsidRDefault="0057447D" w:rsidP="005230AC">
      <w:pPr>
        <w:jc w:val="center"/>
        <w:rPr>
          <w:b/>
          <w:bCs/>
          <w:sz w:val="48"/>
          <w:szCs w:val="48"/>
          <w:lang w:val="sr-Cyrl-RS"/>
        </w:rPr>
      </w:pPr>
      <w:r w:rsidRPr="0057447D">
        <w:rPr>
          <w:b/>
          <w:bCs/>
          <w:sz w:val="48"/>
          <w:szCs w:val="48"/>
          <w:lang w:val="sr-Cyrl-RS"/>
        </w:rPr>
        <w:t xml:space="preserve">Спецификација </w:t>
      </w:r>
      <w:r w:rsidR="00DD5881">
        <w:rPr>
          <w:b/>
          <w:bCs/>
          <w:sz w:val="48"/>
          <w:szCs w:val="48"/>
          <w:lang w:val="sr-Cyrl-RS"/>
        </w:rPr>
        <w:t>с</w:t>
      </w:r>
      <w:r w:rsidRPr="0057447D">
        <w:rPr>
          <w:b/>
          <w:bCs/>
          <w:sz w:val="48"/>
          <w:szCs w:val="48"/>
          <w:lang w:val="sr-Cyrl-RS"/>
        </w:rPr>
        <w:t>офтверских захтева</w:t>
      </w:r>
    </w:p>
    <w:p w14:paraId="15C25256" w14:textId="02C72DA7" w:rsidR="00805937" w:rsidRDefault="00805937" w:rsidP="00076386">
      <w:pPr>
        <w:rPr>
          <w:b/>
          <w:bCs/>
          <w:sz w:val="34"/>
          <w:szCs w:val="34"/>
        </w:rPr>
      </w:pPr>
    </w:p>
    <w:p w14:paraId="7E1E531C" w14:textId="77777777" w:rsidR="00076386" w:rsidRDefault="00076386" w:rsidP="00076386">
      <w:pPr>
        <w:rPr>
          <w:b/>
          <w:bCs/>
          <w:sz w:val="34"/>
          <w:szCs w:val="34"/>
        </w:rPr>
      </w:pPr>
    </w:p>
    <w:p w14:paraId="6D89D2FD" w14:textId="77777777" w:rsidR="0057447D" w:rsidRDefault="0057447D" w:rsidP="00076386">
      <w:pPr>
        <w:rPr>
          <w:b/>
          <w:bCs/>
          <w:sz w:val="34"/>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2690"/>
      </w:tblGrid>
      <w:tr w:rsidR="00292B49" w14:paraId="306B7BCA" w14:textId="77777777" w:rsidTr="00D55C1C">
        <w:tc>
          <w:tcPr>
            <w:tcW w:w="6660" w:type="dxa"/>
          </w:tcPr>
          <w:p w14:paraId="1921CD37" w14:textId="16ABFB4B" w:rsidR="00292B49" w:rsidRDefault="00D55C1C" w:rsidP="00D55C1C">
            <w:pPr>
              <w:jc w:val="left"/>
              <w:rPr>
                <w:b/>
                <w:bCs/>
                <w:sz w:val="34"/>
                <w:szCs w:val="34"/>
              </w:rPr>
            </w:pPr>
            <w:r>
              <w:rPr>
                <w:b/>
                <w:bCs/>
                <w:sz w:val="28"/>
                <w:szCs w:val="28"/>
                <w:lang w:val="sr-Latn-RS"/>
              </w:rPr>
              <w:t xml:space="preserve">     </w:t>
            </w:r>
            <w:r w:rsidR="00292B49">
              <w:rPr>
                <w:b/>
                <w:bCs/>
                <w:sz w:val="28"/>
                <w:szCs w:val="28"/>
                <w:lang w:val="sr-Cyrl-RS"/>
              </w:rPr>
              <w:t xml:space="preserve">Тим </w:t>
            </w:r>
            <w:r w:rsidR="00292B49" w:rsidRPr="005665D7">
              <w:rPr>
                <w:b/>
                <w:bCs/>
                <w:i/>
                <w:iCs/>
                <w:sz w:val="28"/>
                <w:szCs w:val="28"/>
                <w:lang w:val="sr-Latn-RS"/>
              </w:rPr>
              <w:t>NeuroStellar</w:t>
            </w:r>
            <w:r w:rsidR="00292B49">
              <w:rPr>
                <w:b/>
                <w:bCs/>
                <w:sz w:val="28"/>
                <w:szCs w:val="28"/>
                <w:lang w:val="sr-Latn-RS"/>
              </w:rPr>
              <w:t>:</w:t>
            </w:r>
          </w:p>
        </w:tc>
        <w:tc>
          <w:tcPr>
            <w:tcW w:w="2690" w:type="dxa"/>
          </w:tcPr>
          <w:p w14:paraId="40CA6AAE" w14:textId="3F970625" w:rsidR="00292B49" w:rsidRDefault="00367806" w:rsidP="00367806">
            <w:pPr>
              <w:rPr>
                <w:b/>
                <w:bCs/>
                <w:sz w:val="34"/>
                <w:szCs w:val="34"/>
              </w:rPr>
            </w:pPr>
            <w:r>
              <w:rPr>
                <w:b/>
                <w:bCs/>
                <w:sz w:val="28"/>
                <w:szCs w:val="28"/>
                <w:lang w:val="sr-Latn-RS"/>
              </w:rPr>
              <w:t xml:space="preserve">       </w:t>
            </w:r>
            <w:r w:rsidR="00292B49">
              <w:rPr>
                <w:b/>
                <w:bCs/>
                <w:sz w:val="28"/>
                <w:szCs w:val="28"/>
                <w:lang w:val="sr-Cyrl-RS"/>
              </w:rPr>
              <w:t>Ментори:</w:t>
            </w:r>
          </w:p>
        </w:tc>
      </w:tr>
      <w:tr w:rsidR="00292B49" w14:paraId="0B6CD154" w14:textId="77777777" w:rsidTr="00D55C1C">
        <w:tc>
          <w:tcPr>
            <w:tcW w:w="6660" w:type="dxa"/>
          </w:tcPr>
          <w:p w14:paraId="2678C169" w14:textId="5664AE0D" w:rsidR="00292B49" w:rsidRDefault="00292B49" w:rsidP="00076386">
            <w:pPr>
              <w:rPr>
                <w:b/>
                <w:bCs/>
                <w:sz w:val="34"/>
                <w:szCs w:val="34"/>
              </w:rPr>
            </w:pPr>
            <w:r w:rsidRPr="005230AC">
              <w:rPr>
                <w:sz w:val="24"/>
                <w:szCs w:val="24"/>
                <w:lang w:val="sr-Cyrl-RS"/>
              </w:rPr>
              <w:t>Данијел Анђелковић</w:t>
            </w:r>
          </w:p>
        </w:tc>
        <w:tc>
          <w:tcPr>
            <w:tcW w:w="2690" w:type="dxa"/>
          </w:tcPr>
          <w:p w14:paraId="01A0A87F" w14:textId="48F8BE1B" w:rsidR="00292B49" w:rsidRDefault="00292B49" w:rsidP="00076386">
            <w:pPr>
              <w:rPr>
                <w:b/>
                <w:bCs/>
                <w:sz w:val="34"/>
                <w:szCs w:val="34"/>
              </w:rPr>
            </w:pPr>
            <w:r>
              <w:rPr>
                <w:sz w:val="24"/>
                <w:szCs w:val="24"/>
                <w:lang w:val="sr-Cyrl-RS"/>
              </w:rPr>
              <w:t>Др Бобан Стојановић</w:t>
            </w:r>
          </w:p>
        </w:tc>
      </w:tr>
      <w:tr w:rsidR="00292B49" w14:paraId="7BCD46E1" w14:textId="77777777" w:rsidTr="00D55C1C">
        <w:tc>
          <w:tcPr>
            <w:tcW w:w="6660" w:type="dxa"/>
          </w:tcPr>
          <w:p w14:paraId="68A7380A" w14:textId="6FC4FDE7" w:rsidR="00292B49" w:rsidRDefault="00292B49" w:rsidP="00076386">
            <w:pPr>
              <w:rPr>
                <w:b/>
                <w:bCs/>
                <w:sz w:val="34"/>
                <w:szCs w:val="34"/>
              </w:rPr>
            </w:pPr>
            <w:r w:rsidRPr="005230AC">
              <w:rPr>
                <w:sz w:val="24"/>
                <w:szCs w:val="24"/>
                <w:lang w:val="sr-Cyrl-RS"/>
              </w:rPr>
              <w:t xml:space="preserve">Соња </w:t>
            </w:r>
            <w:proofErr w:type="spellStart"/>
            <w:r w:rsidRPr="005230AC">
              <w:rPr>
                <w:sz w:val="24"/>
                <w:szCs w:val="24"/>
                <w:lang w:val="sr-Cyrl-RS"/>
              </w:rPr>
              <w:t>Галовић</w:t>
            </w:r>
            <w:proofErr w:type="spellEnd"/>
          </w:p>
        </w:tc>
        <w:tc>
          <w:tcPr>
            <w:tcW w:w="2690" w:type="dxa"/>
          </w:tcPr>
          <w:p w14:paraId="721DC9A2" w14:textId="61EF3339" w:rsidR="00292B49" w:rsidRDefault="00292B49" w:rsidP="00076386">
            <w:pPr>
              <w:rPr>
                <w:b/>
                <w:bCs/>
                <w:sz w:val="34"/>
                <w:szCs w:val="34"/>
              </w:rPr>
            </w:pPr>
            <w:r>
              <w:rPr>
                <w:sz w:val="24"/>
                <w:szCs w:val="24"/>
                <w:lang w:val="sr-Cyrl-RS"/>
              </w:rPr>
              <w:t>Лазар Крстић</w:t>
            </w:r>
          </w:p>
        </w:tc>
      </w:tr>
      <w:tr w:rsidR="00292B49" w14:paraId="7522BD88" w14:textId="77777777" w:rsidTr="00D55C1C">
        <w:tc>
          <w:tcPr>
            <w:tcW w:w="6660" w:type="dxa"/>
          </w:tcPr>
          <w:p w14:paraId="0D252FD6" w14:textId="442FB6E7" w:rsidR="00292B49" w:rsidRDefault="00292B49" w:rsidP="00076386">
            <w:pPr>
              <w:rPr>
                <w:b/>
                <w:bCs/>
                <w:sz w:val="34"/>
                <w:szCs w:val="34"/>
              </w:rPr>
            </w:pPr>
            <w:r w:rsidRPr="005230AC">
              <w:rPr>
                <w:sz w:val="24"/>
                <w:szCs w:val="24"/>
                <w:lang w:val="sr-Cyrl-RS"/>
              </w:rPr>
              <w:t xml:space="preserve">Тамара </w:t>
            </w:r>
            <w:proofErr w:type="spellStart"/>
            <w:r w:rsidRPr="005230AC">
              <w:rPr>
                <w:sz w:val="24"/>
                <w:szCs w:val="24"/>
                <w:lang w:val="sr-Cyrl-RS"/>
              </w:rPr>
              <w:t>Јеринић</w:t>
            </w:r>
            <w:proofErr w:type="spellEnd"/>
          </w:p>
        </w:tc>
        <w:tc>
          <w:tcPr>
            <w:tcW w:w="2690" w:type="dxa"/>
          </w:tcPr>
          <w:p w14:paraId="66A8CF39" w14:textId="6593F15A" w:rsidR="00292B49" w:rsidRDefault="00292B49" w:rsidP="00076386">
            <w:pPr>
              <w:rPr>
                <w:b/>
                <w:bCs/>
                <w:sz w:val="34"/>
                <w:szCs w:val="34"/>
              </w:rPr>
            </w:pPr>
            <w:r>
              <w:rPr>
                <w:sz w:val="24"/>
                <w:szCs w:val="24"/>
                <w:lang w:val="sr-Cyrl-RS"/>
              </w:rPr>
              <w:t xml:space="preserve">Андреја </w:t>
            </w:r>
            <w:proofErr w:type="spellStart"/>
            <w:r>
              <w:rPr>
                <w:sz w:val="24"/>
                <w:szCs w:val="24"/>
                <w:lang w:val="sr-Cyrl-RS"/>
              </w:rPr>
              <w:t>Живић</w:t>
            </w:r>
            <w:proofErr w:type="spellEnd"/>
          </w:p>
        </w:tc>
      </w:tr>
      <w:tr w:rsidR="00292B49" w14:paraId="26C94802" w14:textId="77777777" w:rsidTr="00D55C1C">
        <w:tc>
          <w:tcPr>
            <w:tcW w:w="6660" w:type="dxa"/>
          </w:tcPr>
          <w:p w14:paraId="50CE05F6" w14:textId="62191256" w:rsidR="00D55C1C" w:rsidRPr="00D55C1C" w:rsidRDefault="00292B49" w:rsidP="00076386">
            <w:pPr>
              <w:rPr>
                <w:sz w:val="24"/>
                <w:szCs w:val="24"/>
                <w:lang w:val="sr-Cyrl-RS"/>
              </w:rPr>
            </w:pPr>
            <w:r w:rsidRPr="005230AC">
              <w:rPr>
                <w:sz w:val="24"/>
                <w:szCs w:val="24"/>
                <w:lang w:val="sr-Cyrl-RS"/>
              </w:rPr>
              <w:t>Невена Бојовић</w:t>
            </w:r>
          </w:p>
        </w:tc>
        <w:tc>
          <w:tcPr>
            <w:tcW w:w="2690" w:type="dxa"/>
          </w:tcPr>
          <w:p w14:paraId="0AC79C71" w14:textId="6B080E2B" w:rsidR="00292B49" w:rsidRDefault="00292B49" w:rsidP="00076386">
            <w:pPr>
              <w:rPr>
                <w:b/>
                <w:bCs/>
                <w:sz w:val="34"/>
                <w:szCs w:val="34"/>
              </w:rPr>
            </w:pPr>
            <w:r>
              <w:rPr>
                <w:sz w:val="24"/>
                <w:szCs w:val="24"/>
                <w:lang w:val="sr-Cyrl-RS"/>
              </w:rPr>
              <w:t>Филип Бојовић</w:t>
            </w:r>
          </w:p>
        </w:tc>
      </w:tr>
      <w:tr w:rsidR="00D55C1C" w14:paraId="245A4D63" w14:textId="77777777" w:rsidTr="00D55C1C">
        <w:tc>
          <w:tcPr>
            <w:tcW w:w="6660" w:type="dxa"/>
          </w:tcPr>
          <w:p w14:paraId="349B3475" w14:textId="2E0D97FE" w:rsidR="00D55C1C" w:rsidRPr="005230AC" w:rsidRDefault="00D55C1C" w:rsidP="00076386">
            <w:pPr>
              <w:rPr>
                <w:sz w:val="24"/>
                <w:szCs w:val="24"/>
                <w:lang w:val="sr-Cyrl-RS"/>
              </w:rPr>
            </w:pPr>
            <w:r>
              <w:rPr>
                <w:sz w:val="24"/>
                <w:szCs w:val="24"/>
                <w:lang w:val="sr-Cyrl-RS"/>
              </w:rPr>
              <w:t xml:space="preserve">Иван </w:t>
            </w:r>
            <w:proofErr w:type="spellStart"/>
            <w:r>
              <w:rPr>
                <w:sz w:val="24"/>
                <w:szCs w:val="24"/>
                <w:lang w:val="sr-Cyrl-RS"/>
              </w:rPr>
              <w:t>Љубисављевић</w:t>
            </w:r>
            <w:proofErr w:type="spellEnd"/>
          </w:p>
        </w:tc>
        <w:tc>
          <w:tcPr>
            <w:tcW w:w="2690" w:type="dxa"/>
          </w:tcPr>
          <w:p w14:paraId="4138351C" w14:textId="77777777" w:rsidR="00D55C1C" w:rsidRDefault="00D55C1C" w:rsidP="00076386">
            <w:pPr>
              <w:rPr>
                <w:sz w:val="24"/>
                <w:szCs w:val="24"/>
                <w:lang w:val="sr-Cyrl-RS"/>
              </w:rPr>
            </w:pPr>
          </w:p>
        </w:tc>
      </w:tr>
      <w:tr w:rsidR="00D55C1C" w14:paraId="62F917B3" w14:textId="77777777" w:rsidTr="00D55C1C">
        <w:trPr>
          <w:trHeight w:val="270"/>
        </w:trPr>
        <w:tc>
          <w:tcPr>
            <w:tcW w:w="6660" w:type="dxa"/>
          </w:tcPr>
          <w:p w14:paraId="20E59546" w14:textId="435431E5" w:rsidR="00D55C1C" w:rsidRPr="005230AC" w:rsidRDefault="00D55C1C" w:rsidP="00573F11">
            <w:pPr>
              <w:spacing w:after="80"/>
              <w:rPr>
                <w:sz w:val="24"/>
                <w:szCs w:val="24"/>
                <w:lang w:val="sr-Cyrl-RS"/>
              </w:rPr>
            </w:pPr>
            <w:r w:rsidRPr="005230AC">
              <w:rPr>
                <w:sz w:val="24"/>
                <w:szCs w:val="24"/>
                <w:lang w:val="sr-Cyrl-RS"/>
              </w:rPr>
              <w:t>Огњен</w:t>
            </w:r>
            <w:r>
              <w:rPr>
                <w:sz w:val="24"/>
                <w:szCs w:val="24"/>
                <w:lang w:val="sr-Cyrl-RS"/>
              </w:rPr>
              <w:t xml:space="preserve"> Ћирковић</w:t>
            </w:r>
          </w:p>
        </w:tc>
        <w:tc>
          <w:tcPr>
            <w:tcW w:w="2690" w:type="dxa"/>
          </w:tcPr>
          <w:p w14:paraId="229C586D" w14:textId="77777777" w:rsidR="00D55C1C" w:rsidRPr="00D55C1C" w:rsidRDefault="00D55C1C" w:rsidP="00076386">
            <w:pPr>
              <w:rPr>
                <w:sz w:val="24"/>
                <w:szCs w:val="24"/>
              </w:rPr>
            </w:pPr>
          </w:p>
        </w:tc>
      </w:tr>
    </w:tbl>
    <w:p w14:paraId="1EC059E4" w14:textId="77777777" w:rsidR="00076386" w:rsidRPr="00CE4693" w:rsidRDefault="00076386" w:rsidP="005230AC">
      <w:pPr>
        <w:rPr>
          <w:b/>
          <w:sz w:val="34"/>
          <w:szCs w:val="34"/>
          <w:lang w:val="sr-Cyrl-RS"/>
        </w:rPr>
      </w:pPr>
    </w:p>
    <w:p w14:paraId="74A637A9" w14:textId="5A8CC350" w:rsidR="00BE58A3" w:rsidRDefault="00BE58A3" w:rsidP="00BE58A3">
      <w:pPr>
        <w:pStyle w:val="Default"/>
        <w:rPr>
          <w:lang w:val="sr-Cyrl-RS"/>
        </w:rPr>
      </w:pPr>
    </w:p>
    <w:p w14:paraId="652DBE4F" w14:textId="26EACC45" w:rsidR="00D55C1C" w:rsidRDefault="00D55C1C" w:rsidP="00BE58A3">
      <w:pPr>
        <w:pStyle w:val="Default"/>
        <w:rPr>
          <w:lang w:val="sr-Cyrl-RS"/>
        </w:rPr>
      </w:pPr>
    </w:p>
    <w:p w14:paraId="18AB384E" w14:textId="7B9BB584" w:rsidR="00D55C1C" w:rsidRDefault="00D55C1C" w:rsidP="00BE58A3">
      <w:pPr>
        <w:pStyle w:val="Default"/>
        <w:rPr>
          <w:lang w:val="sr-Cyrl-RS"/>
        </w:rPr>
      </w:pPr>
    </w:p>
    <w:p w14:paraId="1F8F771A" w14:textId="77777777" w:rsidR="00D55C1C" w:rsidRPr="00C70209" w:rsidRDefault="00D55C1C" w:rsidP="00BE58A3">
      <w:pPr>
        <w:pStyle w:val="Default"/>
        <w:rPr>
          <w:lang w:val="sr-Cyrl-RS"/>
        </w:rPr>
      </w:pPr>
    </w:p>
    <w:p w14:paraId="031D9D4D" w14:textId="77777777" w:rsidR="007145DB" w:rsidRDefault="007145DB" w:rsidP="00BE58A3">
      <w:pPr>
        <w:pStyle w:val="Default"/>
        <w:rPr>
          <w:lang w:val="sr-Cyrl-RS"/>
        </w:rPr>
      </w:pPr>
    </w:p>
    <w:p w14:paraId="43ADCBE6" w14:textId="77777777" w:rsidR="007145DB" w:rsidRPr="00C70209" w:rsidRDefault="007145DB" w:rsidP="00BE58A3">
      <w:pPr>
        <w:pStyle w:val="Default"/>
        <w:rPr>
          <w:lang w:val="sr-Cyrl-RS"/>
        </w:rPr>
      </w:pPr>
    </w:p>
    <w:p w14:paraId="44DE0E42" w14:textId="1A0B60AE" w:rsidR="00CA4EDD" w:rsidRPr="00B86A88" w:rsidRDefault="00BE58A3" w:rsidP="00B86A88">
      <w:pPr>
        <w:jc w:val="center"/>
      </w:pPr>
      <w:r w:rsidRPr="00CE4693">
        <w:rPr>
          <w:lang w:val="sr-Cyrl-RS"/>
        </w:rPr>
        <w:t xml:space="preserve"> </w:t>
      </w:r>
      <w:proofErr w:type="spellStart"/>
      <w:r w:rsidRPr="0057447D">
        <w:rPr>
          <w:sz w:val="24"/>
          <w:szCs w:val="24"/>
        </w:rPr>
        <w:t>Крагујевац</w:t>
      </w:r>
      <w:proofErr w:type="spellEnd"/>
      <w:r w:rsidRPr="0057447D">
        <w:rPr>
          <w:sz w:val="24"/>
          <w:szCs w:val="24"/>
        </w:rPr>
        <w:t>, 2022</w:t>
      </w:r>
    </w:p>
    <w:sdt>
      <w:sdtPr>
        <w:rPr>
          <w:rFonts w:asciiTheme="minorHAnsi" w:eastAsiaTheme="minorHAnsi" w:hAnsiTheme="minorHAnsi" w:cstheme="minorBidi"/>
          <w:color w:val="auto"/>
          <w:sz w:val="22"/>
          <w:szCs w:val="22"/>
        </w:rPr>
        <w:id w:val="-2095463472"/>
        <w:docPartObj>
          <w:docPartGallery w:val="Table of Contents"/>
          <w:docPartUnique/>
        </w:docPartObj>
      </w:sdtPr>
      <w:sdtEndPr>
        <w:rPr>
          <w:b/>
          <w:bCs/>
          <w:noProof/>
        </w:rPr>
      </w:sdtEndPr>
      <w:sdtContent>
        <w:p w14:paraId="78737EFE" w14:textId="1AE084DB" w:rsidR="00792D0D" w:rsidRDefault="0091613C" w:rsidP="00BF5C7C">
          <w:pPr>
            <w:pStyle w:val="TOCHeading"/>
            <w:numPr>
              <w:ilvl w:val="0"/>
              <w:numId w:val="0"/>
            </w:numPr>
            <w:ind w:left="432" w:hanging="432"/>
          </w:pPr>
          <w:r>
            <w:rPr>
              <w:lang w:val="sr-Cyrl-RS"/>
            </w:rPr>
            <w:t>Садр</w:t>
          </w:r>
          <w:r w:rsidR="00B50396">
            <w:rPr>
              <w:lang w:val="sr-Cyrl-RS"/>
            </w:rPr>
            <w:t>жај</w:t>
          </w:r>
        </w:p>
        <w:p w14:paraId="1ADE2BCA" w14:textId="2273FF13" w:rsidR="00E073B6" w:rsidRDefault="00792D0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1465937" w:history="1">
            <w:r w:rsidR="00E073B6" w:rsidRPr="00054D77">
              <w:rPr>
                <w:rStyle w:val="Hyperlink"/>
                <w:noProof/>
                <w:lang w:val="sr-Cyrl-RS"/>
              </w:rPr>
              <w:t>1</w:t>
            </w:r>
            <w:r w:rsidR="00E073B6">
              <w:rPr>
                <w:rFonts w:eastAsiaTheme="minorEastAsia"/>
                <w:noProof/>
              </w:rPr>
              <w:tab/>
            </w:r>
            <w:r w:rsidR="00E073B6" w:rsidRPr="00054D77">
              <w:rPr>
                <w:rStyle w:val="Hyperlink"/>
                <w:noProof/>
                <w:lang w:val="sr-Cyrl-RS"/>
              </w:rPr>
              <w:t>Увод</w:t>
            </w:r>
            <w:r w:rsidR="00E073B6">
              <w:rPr>
                <w:noProof/>
                <w:webHidden/>
              </w:rPr>
              <w:tab/>
            </w:r>
            <w:r w:rsidR="00E073B6">
              <w:rPr>
                <w:noProof/>
                <w:webHidden/>
              </w:rPr>
              <w:fldChar w:fldCharType="begin"/>
            </w:r>
            <w:r w:rsidR="00E073B6">
              <w:rPr>
                <w:noProof/>
                <w:webHidden/>
              </w:rPr>
              <w:instrText xml:space="preserve"> PAGEREF _Toc101465937 \h </w:instrText>
            </w:r>
            <w:r w:rsidR="00E073B6">
              <w:rPr>
                <w:noProof/>
                <w:webHidden/>
              </w:rPr>
            </w:r>
            <w:r w:rsidR="00E073B6">
              <w:rPr>
                <w:noProof/>
                <w:webHidden/>
              </w:rPr>
              <w:fldChar w:fldCharType="separate"/>
            </w:r>
            <w:r w:rsidR="00E073B6">
              <w:rPr>
                <w:noProof/>
                <w:webHidden/>
              </w:rPr>
              <w:t>5</w:t>
            </w:r>
            <w:r w:rsidR="00E073B6">
              <w:rPr>
                <w:noProof/>
                <w:webHidden/>
              </w:rPr>
              <w:fldChar w:fldCharType="end"/>
            </w:r>
          </w:hyperlink>
        </w:p>
        <w:p w14:paraId="5842B382" w14:textId="6ED05D9F" w:rsidR="00E073B6" w:rsidRDefault="00E62CE8">
          <w:pPr>
            <w:pStyle w:val="TOC2"/>
            <w:tabs>
              <w:tab w:val="left" w:pos="880"/>
              <w:tab w:val="right" w:leader="dot" w:pos="9350"/>
            </w:tabs>
            <w:rPr>
              <w:rFonts w:eastAsiaTheme="minorEastAsia"/>
              <w:noProof/>
            </w:rPr>
          </w:pPr>
          <w:hyperlink w:anchor="_Toc101465938" w:history="1">
            <w:r w:rsidR="00E073B6" w:rsidRPr="00054D77">
              <w:rPr>
                <w:rStyle w:val="Hyperlink"/>
                <w:noProof/>
                <w:lang w:val="sr-Cyrl-RS"/>
              </w:rPr>
              <w:t>1.1</w:t>
            </w:r>
            <w:r w:rsidR="00E073B6">
              <w:rPr>
                <w:rFonts w:eastAsiaTheme="minorEastAsia"/>
                <w:noProof/>
              </w:rPr>
              <w:tab/>
            </w:r>
            <w:r w:rsidR="00E073B6" w:rsidRPr="00054D77">
              <w:rPr>
                <w:rStyle w:val="Hyperlink"/>
                <w:noProof/>
                <w:lang w:val="sr-Cyrl-RS"/>
              </w:rPr>
              <w:t>Намена документа</w:t>
            </w:r>
            <w:r w:rsidR="00E073B6">
              <w:rPr>
                <w:noProof/>
                <w:webHidden/>
              </w:rPr>
              <w:tab/>
            </w:r>
            <w:r w:rsidR="00E073B6">
              <w:rPr>
                <w:noProof/>
                <w:webHidden/>
              </w:rPr>
              <w:fldChar w:fldCharType="begin"/>
            </w:r>
            <w:r w:rsidR="00E073B6">
              <w:rPr>
                <w:noProof/>
                <w:webHidden/>
              </w:rPr>
              <w:instrText xml:space="preserve"> PAGEREF _Toc101465938 \h </w:instrText>
            </w:r>
            <w:r w:rsidR="00E073B6">
              <w:rPr>
                <w:noProof/>
                <w:webHidden/>
              </w:rPr>
            </w:r>
            <w:r w:rsidR="00E073B6">
              <w:rPr>
                <w:noProof/>
                <w:webHidden/>
              </w:rPr>
              <w:fldChar w:fldCharType="separate"/>
            </w:r>
            <w:r w:rsidR="00E073B6">
              <w:rPr>
                <w:noProof/>
                <w:webHidden/>
              </w:rPr>
              <w:t>5</w:t>
            </w:r>
            <w:r w:rsidR="00E073B6">
              <w:rPr>
                <w:noProof/>
                <w:webHidden/>
              </w:rPr>
              <w:fldChar w:fldCharType="end"/>
            </w:r>
          </w:hyperlink>
        </w:p>
        <w:p w14:paraId="11ED54E0" w14:textId="3A71BFED" w:rsidR="00E073B6" w:rsidRDefault="00E62CE8">
          <w:pPr>
            <w:pStyle w:val="TOC2"/>
            <w:tabs>
              <w:tab w:val="left" w:pos="880"/>
              <w:tab w:val="right" w:leader="dot" w:pos="9350"/>
            </w:tabs>
            <w:rPr>
              <w:rFonts w:eastAsiaTheme="minorEastAsia"/>
              <w:noProof/>
            </w:rPr>
          </w:pPr>
          <w:hyperlink w:anchor="_Toc101465939" w:history="1">
            <w:r w:rsidR="00E073B6" w:rsidRPr="00054D77">
              <w:rPr>
                <w:rStyle w:val="Hyperlink"/>
                <w:noProof/>
                <w:lang w:val="sr-Cyrl-RS"/>
              </w:rPr>
              <w:t>1.2</w:t>
            </w:r>
            <w:r w:rsidR="00E073B6">
              <w:rPr>
                <w:rFonts w:eastAsiaTheme="minorEastAsia"/>
                <w:noProof/>
              </w:rPr>
              <w:tab/>
            </w:r>
            <w:r w:rsidR="00E073B6" w:rsidRPr="00054D77">
              <w:rPr>
                <w:rStyle w:val="Hyperlink"/>
                <w:noProof/>
                <w:lang w:val="sr-Cyrl-RS"/>
              </w:rPr>
              <w:t>Конвенције, акроними, скраћенице и дефиниције</w:t>
            </w:r>
            <w:r w:rsidR="00E073B6">
              <w:rPr>
                <w:noProof/>
                <w:webHidden/>
              </w:rPr>
              <w:tab/>
            </w:r>
            <w:r w:rsidR="00E073B6">
              <w:rPr>
                <w:noProof/>
                <w:webHidden/>
              </w:rPr>
              <w:fldChar w:fldCharType="begin"/>
            </w:r>
            <w:r w:rsidR="00E073B6">
              <w:rPr>
                <w:noProof/>
                <w:webHidden/>
              </w:rPr>
              <w:instrText xml:space="preserve"> PAGEREF _Toc101465939 \h </w:instrText>
            </w:r>
            <w:r w:rsidR="00E073B6">
              <w:rPr>
                <w:noProof/>
                <w:webHidden/>
              </w:rPr>
            </w:r>
            <w:r w:rsidR="00E073B6">
              <w:rPr>
                <w:noProof/>
                <w:webHidden/>
              </w:rPr>
              <w:fldChar w:fldCharType="separate"/>
            </w:r>
            <w:r w:rsidR="00E073B6">
              <w:rPr>
                <w:noProof/>
                <w:webHidden/>
              </w:rPr>
              <w:t>5</w:t>
            </w:r>
            <w:r w:rsidR="00E073B6">
              <w:rPr>
                <w:noProof/>
                <w:webHidden/>
              </w:rPr>
              <w:fldChar w:fldCharType="end"/>
            </w:r>
          </w:hyperlink>
        </w:p>
        <w:p w14:paraId="58DDD643" w14:textId="29351D97" w:rsidR="00E073B6" w:rsidRDefault="00E62CE8">
          <w:pPr>
            <w:pStyle w:val="TOC2"/>
            <w:tabs>
              <w:tab w:val="left" w:pos="880"/>
              <w:tab w:val="right" w:leader="dot" w:pos="9350"/>
            </w:tabs>
            <w:rPr>
              <w:rFonts w:eastAsiaTheme="minorEastAsia"/>
              <w:noProof/>
            </w:rPr>
          </w:pPr>
          <w:hyperlink w:anchor="_Toc101465940" w:history="1">
            <w:r w:rsidR="00E073B6" w:rsidRPr="00054D77">
              <w:rPr>
                <w:rStyle w:val="Hyperlink"/>
                <w:noProof/>
                <w:lang w:val="sr-Cyrl-RS"/>
              </w:rPr>
              <w:t>1.3</w:t>
            </w:r>
            <w:r w:rsidR="00E073B6">
              <w:rPr>
                <w:rFonts w:eastAsiaTheme="minorEastAsia"/>
                <w:noProof/>
              </w:rPr>
              <w:tab/>
            </w:r>
            <w:r w:rsidR="00E073B6" w:rsidRPr="00054D77">
              <w:rPr>
                <w:rStyle w:val="Hyperlink"/>
                <w:noProof/>
                <w:lang w:val="sr-Cyrl-RS"/>
              </w:rPr>
              <w:t>Коме је документ намењен и упутства за читање</w:t>
            </w:r>
            <w:r w:rsidR="00E073B6">
              <w:rPr>
                <w:noProof/>
                <w:webHidden/>
              </w:rPr>
              <w:tab/>
            </w:r>
            <w:r w:rsidR="00E073B6">
              <w:rPr>
                <w:noProof/>
                <w:webHidden/>
              </w:rPr>
              <w:fldChar w:fldCharType="begin"/>
            </w:r>
            <w:r w:rsidR="00E073B6">
              <w:rPr>
                <w:noProof/>
                <w:webHidden/>
              </w:rPr>
              <w:instrText xml:space="preserve"> PAGEREF _Toc101465940 \h </w:instrText>
            </w:r>
            <w:r w:rsidR="00E073B6">
              <w:rPr>
                <w:noProof/>
                <w:webHidden/>
              </w:rPr>
            </w:r>
            <w:r w:rsidR="00E073B6">
              <w:rPr>
                <w:noProof/>
                <w:webHidden/>
              </w:rPr>
              <w:fldChar w:fldCharType="separate"/>
            </w:r>
            <w:r w:rsidR="00E073B6">
              <w:rPr>
                <w:noProof/>
                <w:webHidden/>
              </w:rPr>
              <w:t>6</w:t>
            </w:r>
            <w:r w:rsidR="00E073B6">
              <w:rPr>
                <w:noProof/>
                <w:webHidden/>
              </w:rPr>
              <w:fldChar w:fldCharType="end"/>
            </w:r>
          </w:hyperlink>
        </w:p>
        <w:p w14:paraId="5171ADB8" w14:textId="7FEEB76D" w:rsidR="00E073B6" w:rsidRDefault="00E62CE8">
          <w:pPr>
            <w:pStyle w:val="TOC2"/>
            <w:tabs>
              <w:tab w:val="left" w:pos="880"/>
              <w:tab w:val="right" w:leader="dot" w:pos="9350"/>
            </w:tabs>
            <w:rPr>
              <w:rFonts w:eastAsiaTheme="minorEastAsia"/>
              <w:noProof/>
            </w:rPr>
          </w:pPr>
          <w:hyperlink w:anchor="_Toc101465941" w:history="1">
            <w:r w:rsidR="00E073B6" w:rsidRPr="00054D77">
              <w:rPr>
                <w:rStyle w:val="Hyperlink"/>
                <w:noProof/>
                <w:lang w:val="sr-Cyrl-RS"/>
              </w:rPr>
              <w:t>1.4</w:t>
            </w:r>
            <w:r w:rsidR="00E073B6">
              <w:rPr>
                <w:rFonts w:eastAsiaTheme="minorEastAsia"/>
                <w:noProof/>
              </w:rPr>
              <w:tab/>
            </w:r>
            <w:r w:rsidR="00E073B6" w:rsidRPr="00054D77">
              <w:rPr>
                <w:rStyle w:val="Hyperlink"/>
                <w:noProof/>
                <w:lang w:val="sr-Cyrl-RS"/>
              </w:rPr>
              <w:t>Опсег пројекта</w:t>
            </w:r>
            <w:r w:rsidR="00E073B6">
              <w:rPr>
                <w:noProof/>
                <w:webHidden/>
              </w:rPr>
              <w:tab/>
            </w:r>
            <w:r w:rsidR="00E073B6">
              <w:rPr>
                <w:noProof/>
                <w:webHidden/>
              </w:rPr>
              <w:fldChar w:fldCharType="begin"/>
            </w:r>
            <w:r w:rsidR="00E073B6">
              <w:rPr>
                <w:noProof/>
                <w:webHidden/>
              </w:rPr>
              <w:instrText xml:space="preserve"> PAGEREF _Toc101465941 \h </w:instrText>
            </w:r>
            <w:r w:rsidR="00E073B6">
              <w:rPr>
                <w:noProof/>
                <w:webHidden/>
              </w:rPr>
            </w:r>
            <w:r w:rsidR="00E073B6">
              <w:rPr>
                <w:noProof/>
                <w:webHidden/>
              </w:rPr>
              <w:fldChar w:fldCharType="separate"/>
            </w:r>
            <w:r w:rsidR="00E073B6">
              <w:rPr>
                <w:noProof/>
                <w:webHidden/>
              </w:rPr>
              <w:t>7</w:t>
            </w:r>
            <w:r w:rsidR="00E073B6">
              <w:rPr>
                <w:noProof/>
                <w:webHidden/>
              </w:rPr>
              <w:fldChar w:fldCharType="end"/>
            </w:r>
          </w:hyperlink>
        </w:p>
        <w:p w14:paraId="11223C78" w14:textId="0AD963A9" w:rsidR="00E073B6" w:rsidRDefault="00E62CE8">
          <w:pPr>
            <w:pStyle w:val="TOC2"/>
            <w:tabs>
              <w:tab w:val="left" w:pos="880"/>
              <w:tab w:val="right" w:leader="dot" w:pos="9350"/>
            </w:tabs>
            <w:rPr>
              <w:rFonts w:eastAsiaTheme="minorEastAsia"/>
              <w:noProof/>
            </w:rPr>
          </w:pPr>
          <w:hyperlink w:anchor="_Toc101465942" w:history="1">
            <w:r w:rsidR="00E073B6" w:rsidRPr="00054D77">
              <w:rPr>
                <w:rStyle w:val="Hyperlink"/>
                <w:noProof/>
                <w:lang w:val="sr-Cyrl-RS"/>
              </w:rPr>
              <w:t>1.5</w:t>
            </w:r>
            <w:r w:rsidR="00E073B6">
              <w:rPr>
                <w:rFonts w:eastAsiaTheme="minorEastAsia"/>
                <w:noProof/>
              </w:rPr>
              <w:tab/>
            </w:r>
            <w:r w:rsidR="00E073B6" w:rsidRPr="00054D77">
              <w:rPr>
                <w:rStyle w:val="Hyperlink"/>
                <w:noProof/>
                <w:lang w:val="sr-Cyrl-RS"/>
              </w:rPr>
              <w:t>Референце</w:t>
            </w:r>
            <w:r w:rsidR="00E073B6">
              <w:rPr>
                <w:noProof/>
                <w:webHidden/>
              </w:rPr>
              <w:tab/>
            </w:r>
            <w:r w:rsidR="00E073B6">
              <w:rPr>
                <w:noProof/>
                <w:webHidden/>
              </w:rPr>
              <w:fldChar w:fldCharType="begin"/>
            </w:r>
            <w:r w:rsidR="00E073B6">
              <w:rPr>
                <w:noProof/>
                <w:webHidden/>
              </w:rPr>
              <w:instrText xml:space="preserve"> PAGEREF _Toc101465942 \h </w:instrText>
            </w:r>
            <w:r w:rsidR="00E073B6">
              <w:rPr>
                <w:noProof/>
                <w:webHidden/>
              </w:rPr>
            </w:r>
            <w:r w:rsidR="00E073B6">
              <w:rPr>
                <w:noProof/>
                <w:webHidden/>
              </w:rPr>
              <w:fldChar w:fldCharType="separate"/>
            </w:r>
            <w:r w:rsidR="00E073B6">
              <w:rPr>
                <w:noProof/>
                <w:webHidden/>
              </w:rPr>
              <w:t>7</w:t>
            </w:r>
            <w:r w:rsidR="00E073B6">
              <w:rPr>
                <w:noProof/>
                <w:webHidden/>
              </w:rPr>
              <w:fldChar w:fldCharType="end"/>
            </w:r>
          </w:hyperlink>
        </w:p>
        <w:p w14:paraId="69768C27" w14:textId="56BE7825" w:rsidR="00E073B6" w:rsidRDefault="00E62CE8">
          <w:pPr>
            <w:pStyle w:val="TOC1"/>
            <w:tabs>
              <w:tab w:val="left" w:pos="440"/>
              <w:tab w:val="right" w:leader="dot" w:pos="9350"/>
            </w:tabs>
            <w:rPr>
              <w:rFonts w:eastAsiaTheme="minorEastAsia"/>
              <w:noProof/>
            </w:rPr>
          </w:pPr>
          <w:hyperlink w:anchor="_Toc101465943" w:history="1">
            <w:r w:rsidR="00E073B6" w:rsidRPr="00054D77">
              <w:rPr>
                <w:rStyle w:val="Hyperlink"/>
                <w:noProof/>
                <w:lang w:val="sr-Cyrl-RS"/>
              </w:rPr>
              <w:t>2</w:t>
            </w:r>
            <w:r w:rsidR="00E073B6">
              <w:rPr>
                <w:rFonts w:eastAsiaTheme="minorEastAsia"/>
                <w:noProof/>
              </w:rPr>
              <w:tab/>
            </w:r>
            <w:r w:rsidR="00E073B6" w:rsidRPr="00054D77">
              <w:rPr>
                <w:rStyle w:val="Hyperlink"/>
                <w:noProof/>
                <w:lang w:val="sr-Cyrl-RS"/>
              </w:rPr>
              <w:t>Општи опис производа</w:t>
            </w:r>
            <w:r w:rsidR="00E073B6">
              <w:rPr>
                <w:noProof/>
                <w:webHidden/>
              </w:rPr>
              <w:tab/>
            </w:r>
            <w:r w:rsidR="00E073B6">
              <w:rPr>
                <w:noProof/>
                <w:webHidden/>
              </w:rPr>
              <w:fldChar w:fldCharType="begin"/>
            </w:r>
            <w:r w:rsidR="00E073B6">
              <w:rPr>
                <w:noProof/>
                <w:webHidden/>
              </w:rPr>
              <w:instrText xml:space="preserve"> PAGEREF _Toc101465943 \h </w:instrText>
            </w:r>
            <w:r w:rsidR="00E073B6">
              <w:rPr>
                <w:noProof/>
                <w:webHidden/>
              </w:rPr>
            </w:r>
            <w:r w:rsidR="00E073B6">
              <w:rPr>
                <w:noProof/>
                <w:webHidden/>
              </w:rPr>
              <w:fldChar w:fldCharType="separate"/>
            </w:r>
            <w:r w:rsidR="00E073B6">
              <w:rPr>
                <w:noProof/>
                <w:webHidden/>
              </w:rPr>
              <w:t>8</w:t>
            </w:r>
            <w:r w:rsidR="00E073B6">
              <w:rPr>
                <w:noProof/>
                <w:webHidden/>
              </w:rPr>
              <w:fldChar w:fldCharType="end"/>
            </w:r>
          </w:hyperlink>
        </w:p>
        <w:p w14:paraId="03EB95BB" w14:textId="6183389E" w:rsidR="00E073B6" w:rsidRDefault="00E62CE8">
          <w:pPr>
            <w:pStyle w:val="TOC2"/>
            <w:tabs>
              <w:tab w:val="left" w:pos="880"/>
              <w:tab w:val="right" w:leader="dot" w:pos="9350"/>
            </w:tabs>
            <w:rPr>
              <w:rFonts w:eastAsiaTheme="minorEastAsia"/>
              <w:noProof/>
            </w:rPr>
          </w:pPr>
          <w:hyperlink w:anchor="_Toc101465944" w:history="1">
            <w:r w:rsidR="00E073B6" w:rsidRPr="00054D77">
              <w:rPr>
                <w:rStyle w:val="Hyperlink"/>
                <w:noProof/>
                <w:lang w:val="sr-Cyrl-RS"/>
              </w:rPr>
              <w:t>2.1</w:t>
            </w:r>
            <w:r w:rsidR="00E073B6">
              <w:rPr>
                <w:rFonts w:eastAsiaTheme="minorEastAsia"/>
                <w:noProof/>
              </w:rPr>
              <w:tab/>
            </w:r>
            <w:r w:rsidR="00E073B6" w:rsidRPr="00054D77">
              <w:rPr>
                <w:rStyle w:val="Hyperlink"/>
                <w:noProof/>
                <w:lang w:val="sr-Cyrl-RS"/>
              </w:rPr>
              <w:t>Контекст производа</w:t>
            </w:r>
            <w:r w:rsidR="00E073B6">
              <w:rPr>
                <w:noProof/>
                <w:webHidden/>
              </w:rPr>
              <w:tab/>
            </w:r>
            <w:r w:rsidR="00E073B6">
              <w:rPr>
                <w:noProof/>
                <w:webHidden/>
              </w:rPr>
              <w:fldChar w:fldCharType="begin"/>
            </w:r>
            <w:r w:rsidR="00E073B6">
              <w:rPr>
                <w:noProof/>
                <w:webHidden/>
              </w:rPr>
              <w:instrText xml:space="preserve"> PAGEREF _Toc101465944 \h </w:instrText>
            </w:r>
            <w:r w:rsidR="00E073B6">
              <w:rPr>
                <w:noProof/>
                <w:webHidden/>
              </w:rPr>
            </w:r>
            <w:r w:rsidR="00E073B6">
              <w:rPr>
                <w:noProof/>
                <w:webHidden/>
              </w:rPr>
              <w:fldChar w:fldCharType="separate"/>
            </w:r>
            <w:r w:rsidR="00E073B6">
              <w:rPr>
                <w:noProof/>
                <w:webHidden/>
              </w:rPr>
              <w:t>8</w:t>
            </w:r>
            <w:r w:rsidR="00E073B6">
              <w:rPr>
                <w:noProof/>
                <w:webHidden/>
              </w:rPr>
              <w:fldChar w:fldCharType="end"/>
            </w:r>
          </w:hyperlink>
        </w:p>
        <w:p w14:paraId="7FDBC713" w14:textId="20290234" w:rsidR="00E073B6" w:rsidRDefault="00E62CE8">
          <w:pPr>
            <w:pStyle w:val="TOC2"/>
            <w:tabs>
              <w:tab w:val="left" w:pos="880"/>
              <w:tab w:val="right" w:leader="dot" w:pos="9350"/>
            </w:tabs>
            <w:rPr>
              <w:rFonts w:eastAsiaTheme="minorEastAsia"/>
              <w:noProof/>
            </w:rPr>
          </w:pPr>
          <w:hyperlink w:anchor="_Toc101465945" w:history="1">
            <w:r w:rsidR="00E073B6" w:rsidRPr="00054D77">
              <w:rPr>
                <w:rStyle w:val="Hyperlink"/>
                <w:noProof/>
                <w:lang w:val="sr-Cyrl-RS"/>
              </w:rPr>
              <w:t>2.2</w:t>
            </w:r>
            <w:r w:rsidR="00E073B6">
              <w:rPr>
                <w:rFonts w:eastAsiaTheme="minorEastAsia"/>
                <w:noProof/>
              </w:rPr>
              <w:tab/>
            </w:r>
            <w:r w:rsidR="00E073B6" w:rsidRPr="00054D77">
              <w:rPr>
                <w:rStyle w:val="Hyperlink"/>
                <w:noProof/>
                <w:lang w:val="sr-Cyrl-RS"/>
              </w:rPr>
              <w:t>Основне функционалности</w:t>
            </w:r>
            <w:r w:rsidR="00E073B6">
              <w:rPr>
                <w:noProof/>
                <w:webHidden/>
              </w:rPr>
              <w:tab/>
            </w:r>
            <w:r w:rsidR="00E073B6">
              <w:rPr>
                <w:noProof/>
                <w:webHidden/>
              </w:rPr>
              <w:fldChar w:fldCharType="begin"/>
            </w:r>
            <w:r w:rsidR="00E073B6">
              <w:rPr>
                <w:noProof/>
                <w:webHidden/>
              </w:rPr>
              <w:instrText xml:space="preserve"> PAGEREF _Toc101465945 \h </w:instrText>
            </w:r>
            <w:r w:rsidR="00E073B6">
              <w:rPr>
                <w:noProof/>
                <w:webHidden/>
              </w:rPr>
            </w:r>
            <w:r w:rsidR="00E073B6">
              <w:rPr>
                <w:noProof/>
                <w:webHidden/>
              </w:rPr>
              <w:fldChar w:fldCharType="separate"/>
            </w:r>
            <w:r w:rsidR="00E073B6">
              <w:rPr>
                <w:noProof/>
                <w:webHidden/>
              </w:rPr>
              <w:t>8</w:t>
            </w:r>
            <w:r w:rsidR="00E073B6">
              <w:rPr>
                <w:noProof/>
                <w:webHidden/>
              </w:rPr>
              <w:fldChar w:fldCharType="end"/>
            </w:r>
          </w:hyperlink>
        </w:p>
        <w:p w14:paraId="2D71212F" w14:textId="5B650A41" w:rsidR="00E073B6" w:rsidRDefault="00E62CE8">
          <w:pPr>
            <w:pStyle w:val="TOC2"/>
            <w:tabs>
              <w:tab w:val="left" w:pos="880"/>
              <w:tab w:val="right" w:leader="dot" w:pos="9350"/>
            </w:tabs>
            <w:rPr>
              <w:rFonts w:eastAsiaTheme="minorEastAsia"/>
              <w:noProof/>
            </w:rPr>
          </w:pPr>
          <w:hyperlink w:anchor="_Toc101465946" w:history="1">
            <w:r w:rsidR="00E073B6" w:rsidRPr="00054D77">
              <w:rPr>
                <w:rStyle w:val="Hyperlink"/>
                <w:noProof/>
                <w:lang w:val="sr-Cyrl-RS"/>
              </w:rPr>
              <w:t>2.3</w:t>
            </w:r>
            <w:r w:rsidR="00E073B6">
              <w:rPr>
                <w:rFonts w:eastAsiaTheme="minorEastAsia"/>
                <w:noProof/>
              </w:rPr>
              <w:tab/>
            </w:r>
            <w:r w:rsidR="00E073B6" w:rsidRPr="00054D77">
              <w:rPr>
                <w:rStyle w:val="Hyperlink"/>
                <w:noProof/>
                <w:lang w:val="sr-Cyrl-RS"/>
              </w:rPr>
              <w:t>Класе и карактеристике корисника</w:t>
            </w:r>
            <w:r w:rsidR="00E073B6">
              <w:rPr>
                <w:noProof/>
                <w:webHidden/>
              </w:rPr>
              <w:tab/>
            </w:r>
            <w:r w:rsidR="00E073B6">
              <w:rPr>
                <w:noProof/>
                <w:webHidden/>
              </w:rPr>
              <w:fldChar w:fldCharType="begin"/>
            </w:r>
            <w:r w:rsidR="00E073B6">
              <w:rPr>
                <w:noProof/>
                <w:webHidden/>
              </w:rPr>
              <w:instrText xml:space="preserve"> PAGEREF _Toc101465946 \h </w:instrText>
            </w:r>
            <w:r w:rsidR="00E073B6">
              <w:rPr>
                <w:noProof/>
                <w:webHidden/>
              </w:rPr>
            </w:r>
            <w:r w:rsidR="00E073B6">
              <w:rPr>
                <w:noProof/>
                <w:webHidden/>
              </w:rPr>
              <w:fldChar w:fldCharType="separate"/>
            </w:r>
            <w:r w:rsidR="00E073B6">
              <w:rPr>
                <w:noProof/>
                <w:webHidden/>
              </w:rPr>
              <w:t>9</w:t>
            </w:r>
            <w:r w:rsidR="00E073B6">
              <w:rPr>
                <w:noProof/>
                <w:webHidden/>
              </w:rPr>
              <w:fldChar w:fldCharType="end"/>
            </w:r>
          </w:hyperlink>
        </w:p>
        <w:p w14:paraId="6812D686" w14:textId="1CE0DBA9" w:rsidR="00E073B6" w:rsidRDefault="00E62CE8">
          <w:pPr>
            <w:pStyle w:val="TOC2"/>
            <w:tabs>
              <w:tab w:val="left" w:pos="880"/>
              <w:tab w:val="right" w:leader="dot" w:pos="9350"/>
            </w:tabs>
            <w:rPr>
              <w:rFonts w:eastAsiaTheme="minorEastAsia"/>
              <w:noProof/>
            </w:rPr>
          </w:pPr>
          <w:hyperlink w:anchor="_Toc101465947" w:history="1">
            <w:r w:rsidR="00E073B6" w:rsidRPr="00054D77">
              <w:rPr>
                <w:rStyle w:val="Hyperlink"/>
                <w:noProof/>
                <w:lang w:val="sr-Cyrl-RS"/>
              </w:rPr>
              <w:t>2.4</w:t>
            </w:r>
            <w:r w:rsidR="00E073B6">
              <w:rPr>
                <w:rFonts w:eastAsiaTheme="minorEastAsia"/>
                <w:noProof/>
              </w:rPr>
              <w:tab/>
            </w:r>
            <w:r w:rsidR="00E073B6" w:rsidRPr="00054D77">
              <w:rPr>
                <w:rStyle w:val="Hyperlink"/>
                <w:noProof/>
                <w:lang w:val="sr-Cyrl-RS"/>
              </w:rPr>
              <w:t>Радно окружење</w:t>
            </w:r>
            <w:r w:rsidR="00E073B6">
              <w:rPr>
                <w:noProof/>
                <w:webHidden/>
              </w:rPr>
              <w:tab/>
            </w:r>
            <w:r w:rsidR="00E073B6">
              <w:rPr>
                <w:noProof/>
                <w:webHidden/>
              </w:rPr>
              <w:fldChar w:fldCharType="begin"/>
            </w:r>
            <w:r w:rsidR="00E073B6">
              <w:rPr>
                <w:noProof/>
                <w:webHidden/>
              </w:rPr>
              <w:instrText xml:space="preserve"> PAGEREF _Toc101465947 \h </w:instrText>
            </w:r>
            <w:r w:rsidR="00E073B6">
              <w:rPr>
                <w:noProof/>
                <w:webHidden/>
              </w:rPr>
            </w:r>
            <w:r w:rsidR="00E073B6">
              <w:rPr>
                <w:noProof/>
                <w:webHidden/>
              </w:rPr>
              <w:fldChar w:fldCharType="separate"/>
            </w:r>
            <w:r w:rsidR="00E073B6">
              <w:rPr>
                <w:noProof/>
                <w:webHidden/>
              </w:rPr>
              <w:t>9</w:t>
            </w:r>
            <w:r w:rsidR="00E073B6">
              <w:rPr>
                <w:noProof/>
                <w:webHidden/>
              </w:rPr>
              <w:fldChar w:fldCharType="end"/>
            </w:r>
          </w:hyperlink>
        </w:p>
        <w:p w14:paraId="35BCB357" w14:textId="62A009EA" w:rsidR="00E073B6" w:rsidRDefault="00E62CE8">
          <w:pPr>
            <w:pStyle w:val="TOC2"/>
            <w:tabs>
              <w:tab w:val="left" w:pos="880"/>
              <w:tab w:val="right" w:leader="dot" w:pos="9350"/>
            </w:tabs>
            <w:rPr>
              <w:rFonts w:eastAsiaTheme="minorEastAsia"/>
              <w:noProof/>
            </w:rPr>
          </w:pPr>
          <w:hyperlink w:anchor="_Toc101465948" w:history="1">
            <w:r w:rsidR="00E073B6" w:rsidRPr="00054D77">
              <w:rPr>
                <w:rStyle w:val="Hyperlink"/>
                <w:noProof/>
                <w:lang w:val="sr-Cyrl-RS"/>
              </w:rPr>
              <w:t>2.5</w:t>
            </w:r>
            <w:r w:rsidR="00E073B6">
              <w:rPr>
                <w:rFonts w:eastAsiaTheme="minorEastAsia"/>
                <w:noProof/>
              </w:rPr>
              <w:tab/>
            </w:r>
            <w:r w:rsidR="00E073B6" w:rsidRPr="00054D77">
              <w:rPr>
                <w:rStyle w:val="Hyperlink"/>
                <w:noProof/>
                <w:lang w:val="sr-Cyrl-RS"/>
              </w:rPr>
              <w:t>Ограничења дизајна и имплементације</w:t>
            </w:r>
            <w:r w:rsidR="00E073B6">
              <w:rPr>
                <w:noProof/>
                <w:webHidden/>
              </w:rPr>
              <w:tab/>
            </w:r>
            <w:r w:rsidR="00E073B6">
              <w:rPr>
                <w:noProof/>
                <w:webHidden/>
              </w:rPr>
              <w:fldChar w:fldCharType="begin"/>
            </w:r>
            <w:r w:rsidR="00E073B6">
              <w:rPr>
                <w:noProof/>
                <w:webHidden/>
              </w:rPr>
              <w:instrText xml:space="preserve"> PAGEREF _Toc101465948 \h </w:instrText>
            </w:r>
            <w:r w:rsidR="00E073B6">
              <w:rPr>
                <w:noProof/>
                <w:webHidden/>
              </w:rPr>
            </w:r>
            <w:r w:rsidR="00E073B6">
              <w:rPr>
                <w:noProof/>
                <w:webHidden/>
              </w:rPr>
              <w:fldChar w:fldCharType="separate"/>
            </w:r>
            <w:r w:rsidR="00E073B6">
              <w:rPr>
                <w:noProof/>
                <w:webHidden/>
              </w:rPr>
              <w:t>9</w:t>
            </w:r>
            <w:r w:rsidR="00E073B6">
              <w:rPr>
                <w:noProof/>
                <w:webHidden/>
              </w:rPr>
              <w:fldChar w:fldCharType="end"/>
            </w:r>
          </w:hyperlink>
        </w:p>
        <w:p w14:paraId="2338D039" w14:textId="5104FDA8" w:rsidR="00E073B6" w:rsidRDefault="00E62CE8">
          <w:pPr>
            <w:pStyle w:val="TOC2"/>
            <w:tabs>
              <w:tab w:val="left" w:pos="880"/>
              <w:tab w:val="right" w:leader="dot" w:pos="9350"/>
            </w:tabs>
            <w:rPr>
              <w:rFonts w:eastAsiaTheme="minorEastAsia"/>
              <w:noProof/>
            </w:rPr>
          </w:pPr>
          <w:hyperlink w:anchor="_Toc101465949" w:history="1">
            <w:r w:rsidR="00E073B6" w:rsidRPr="00054D77">
              <w:rPr>
                <w:rStyle w:val="Hyperlink"/>
                <w:noProof/>
                <w:lang w:val="sr-Cyrl-RS"/>
              </w:rPr>
              <w:t>2.6</w:t>
            </w:r>
            <w:r w:rsidR="00E073B6">
              <w:rPr>
                <w:rFonts w:eastAsiaTheme="minorEastAsia"/>
                <w:noProof/>
              </w:rPr>
              <w:tab/>
            </w:r>
            <w:r w:rsidR="00E073B6" w:rsidRPr="00054D77">
              <w:rPr>
                <w:rStyle w:val="Hyperlink"/>
                <w:noProof/>
                <w:lang w:val="sr-Cyrl-RS"/>
              </w:rPr>
              <w:t>Корисничка документација</w:t>
            </w:r>
            <w:r w:rsidR="00E073B6">
              <w:rPr>
                <w:noProof/>
                <w:webHidden/>
              </w:rPr>
              <w:tab/>
            </w:r>
            <w:r w:rsidR="00E073B6">
              <w:rPr>
                <w:noProof/>
                <w:webHidden/>
              </w:rPr>
              <w:fldChar w:fldCharType="begin"/>
            </w:r>
            <w:r w:rsidR="00E073B6">
              <w:rPr>
                <w:noProof/>
                <w:webHidden/>
              </w:rPr>
              <w:instrText xml:space="preserve"> PAGEREF _Toc101465949 \h </w:instrText>
            </w:r>
            <w:r w:rsidR="00E073B6">
              <w:rPr>
                <w:noProof/>
                <w:webHidden/>
              </w:rPr>
            </w:r>
            <w:r w:rsidR="00E073B6">
              <w:rPr>
                <w:noProof/>
                <w:webHidden/>
              </w:rPr>
              <w:fldChar w:fldCharType="separate"/>
            </w:r>
            <w:r w:rsidR="00E073B6">
              <w:rPr>
                <w:noProof/>
                <w:webHidden/>
              </w:rPr>
              <w:t>10</w:t>
            </w:r>
            <w:r w:rsidR="00E073B6">
              <w:rPr>
                <w:noProof/>
                <w:webHidden/>
              </w:rPr>
              <w:fldChar w:fldCharType="end"/>
            </w:r>
          </w:hyperlink>
        </w:p>
        <w:p w14:paraId="5598D659" w14:textId="4F0DA4E9" w:rsidR="00E073B6" w:rsidRDefault="00E62CE8">
          <w:pPr>
            <w:pStyle w:val="TOC2"/>
            <w:tabs>
              <w:tab w:val="left" w:pos="880"/>
              <w:tab w:val="right" w:leader="dot" w:pos="9350"/>
            </w:tabs>
            <w:rPr>
              <w:rFonts w:eastAsiaTheme="minorEastAsia"/>
              <w:noProof/>
            </w:rPr>
          </w:pPr>
          <w:hyperlink w:anchor="_Toc101465950" w:history="1">
            <w:r w:rsidR="00E073B6" w:rsidRPr="00054D77">
              <w:rPr>
                <w:rStyle w:val="Hyperlink"/>
                <w:noProof/>
                <w:lang w:val="sr-Cyrl-RS"/>
              </w:rPr>
              <w:t>2.7</w:t>
            </w:r>
            <w:r w:rsidR="00E073B6">
              <w:rPr>
                <w:rFonts w:eastAsiaTheme="minorEastAsia"/>
                <w:noProof/>
              </w:rPr>
              <w:tab/>
            </w:r>
            <w:r w:rsidR="00E073B6" w:rsidRPr="00054D77">
              <w:rPr>
                <w:rStyle w:val="Hyperlink"/>
                <w:noProof/>
                <w:lang w:val="sr-Cyrl-RS"/>
              </w:rPr>
              <w:t>Претпоставке и зависности</w:t>
            </w:r>
            <w:r w:rsidR="00E073B6">
              <w:rPr>
                <w:noProof/>
                <w:webHidden/>
              </w:rPr>
              <w:tab/>
            </w:r>
            <w:r w:rsidR="00E073B6">
              <w:rPr>
                <w:noProof/>
                <w:webHidden/>
              </w:rPr>
              <w:fldChar w:fldCharType="begin"/>
            </w:r>
            <w:r w:rsidR="00E073B6">
              <w:rPr>
                <w:noProof/>
                <w:webHidden/>
              </w:rPr>
              <w:instrText xml:space="preserve"> PAGEREF _Toc101465950 \h </w:instrText>
            </w:r>
            <w:r w:rsidR="00E073B6">
              <w:rPr>
                <w:noProof/>
                <w:webHidden/>
              </w:rPr>
            </w:r>
            <w:r w:rsidR="00E073B6">
              <w:rPr>
                <w:noProof/>
                <w:webHidden/>
              </w:rPr>
              <w:fldChar w:fldCharType="separate"/>
            </w:r>
            <w:r w:rsidR="00E073B6">
              <w:rPr>
                <w:noProof/>
                <w:webHidden/>
              </w:rPr>
              <w:t>10</w:t>
            </w:r>
            <w:r w:rsidR="00E073B6">
              <w:rPr>
                <w:noProof/>
                <w:webHidden/>
              </w:rPr>
              <w:fldChar w:fldCharType="end"/>
            </w:r>
          </w:hyperlink>
        </w:p>
        <w:p w14:paraId="636404A6" w14:textId="0F2E5306" w:rsidR="00E073B6" w:rsidRDefault="00E62CE8">
          <w:pPr>
            <w:pStyle w:val="TOC1"/>
            <w:tabs>
              <w:tab w:val="left" w:pos="440"/>
              <w:tab w:val="right" w:leader="dot" w:pos="9350"/>
            </w:tabs>
            <w:rPr>
              <w:rFonts w:eastAsiaTheme="minorEastAsia"/>
              <w:noProof/>
            </w:rPr>
          </w:pPr>
          <w:hyperlink w:anchor="_Toc101465951" w:history="1">
            <w:r w:rsidR="00E073B6" w:rsidRPr="00054D77">
              <w:rPr>
                <w:rStyle w:val="Hyperlink"/>
                <w:noProof/>
                <w:lang w:val="sr-Cyrl-RS"/>
              </w:rPr>
              <w:t>3</w:t>
            </w:r>
            <w:r w:rsidR="00E073B6">
              <w:rPr>
                <w:rFonts w:eastAsiaTheme="minorEastAsia"/>
                <w:noProof/>
              </w:rPr>
              <w:tab/>
            </w:r>
            <w:r w:rsidR="00E073B6" w:rsidRPr="00054D77">
              <w:rPr>
                <w:rStyle w:val="Hyperlink"/>
                <w:noProof/>
                <w:lang w:val="sr-Cyrl-RS"/>
              </w:rPr>
              <w:t>Функционални захтеви</w:t>
            </w:r>
            <w:r w:rsidR="00E073B6">
              <w:rPr>
                <w:noProof/>
                <w:webHidden/>
              </w:rPr>
              <w:tab/>
            </w:r>
            <w:r w:rsidR="00E073B6">
              <w:rPr>
                <w:noProof/>
                <w:webHidden/>
              </w:rPr>
              <w:fldChar w:fldCharType="begin"/>
            </w:r>
            <w:r w:rsidR="00E073B6">
              <w:rPr>
                <w:noProof/>
                <w:webHidden/>
              </w:rPr>
              <w:instrText xml:space="preserve"> PAGEREF _Toc101465951 \h </w:instrText>
            </w:r>
            <w:r w:rsidR="00E073B6">
              <w:rPr>
                <w:noProof/>
                <w:webHidden/>
              </w:rPr>
            </w:r>
            <w:r w:rsidR="00E073B6">
              <w:rPr>
                <w:noProof/>
                <w:webHidden/>
              </w:rPr>
              <w:fldChar w:fldCharType="separate"/>
            </w:r>
            <w:r w:rsidR="00E073B6">
              <w:rPr>
                <w:noProof/>
                <w:webHidden/>
              </w:rPr>
              <w:t>11</w:t>
            </w:r>
            <w:r w:rsidR="00E073B6">
              <w:rPr>
                <w:noProof/>
                <w:webHidden/>
              </w:rPr>
              <w:fldChar w:fldCharType="end"/>
            </w:r>
          </w:hyperlink>
        </w:p>
        <w:p w14:paraId="0F1338DD" w14:textId="2C14076F" w:rsidR="00E073B6" w:rsidRDefault="00E62CE8">
          <w:pPr>
            <w:pStyle w:val="TOC2"/>
            <w:tabs>
              <w:tab w:val="left" w:pos="880"/>
              <w:tab w:val="right" w:leader="dot" w:pos="9350"/>
            </w:tabs>
            <w:rPr>
              <w:rFonts w:eastAsiaTheme="minorEastAsia"/>
              <w:noProof/>
            </w:rPr>
          </w:pPr>
          <w:hyperlink w:anchor="_Toc101465952" w:history="1">
            <w:r w:rsidR="00E073B6" w:rsidRPr="00054D77">
              <w:rPr>
                <w:rStyle w:val="Hyperlink"/>
                <w:noProof/>
                <w:lang w:val="sr-Cyrl-RS"/>
              </w:rPr>
              <w:t>3.1</w:t>
            </w:r>
            <w:r w:rsidR="00E073B6">
              <w:rPr>
                <w:rFonts w:eastAsiaTheme="minorEastAsia"/>
                <w:noProof/>
              </w:rPr>
              <w:tab/>
            </w:r>
            <w:r w:rsidR="00E073B6" w:rsidRPr="00054D77">
              <w:rPr>
                <w:rStyle w:val="Hyperlink"/>
                <w:noProof/>
                <w:lang w:val="sr-Cyrl-RS"/>
              </w:rPr>
              <w:t>Непријављени корисник</w:t>
            </w:r>
            <w:r w:rsidR="00E073B6">
              <w:rPr>
                <w:noProof/>
                <w:webHidden/>
              </w:rPr>
              <w:tab/>
            </w:r>
            <w:r w:rsidR="00E073B6">
              <w:rPr>
                <w:noProof/>
                <w:webHidden/>
              </w:rPr>
              <w:fldChar w:fldCharType="begin"/>
            </w:r>
            <w:r w:rsidR="00E073B6">
              <w:rPr>
                <w:noProof/>
                <w:webHidden/>
              </w:rPr>
              <w:instrText xml:space="preserve"> PAGEREF _Toc101465952 \h </w:instrText>
            </w:r>
            <w:r w:rsidR="00E073B6">
              <w:rPr>
                <w:noProof/>
                <w:webHidden/>
              </w:rPr>
            </w:r>
            <w:r w:rsidR="00E073B6">
              <w:rPr>
                <w:noProof/>
                <w:webHidden/>
              </w:rPr>
              <w:fldChar w:fldCharType="separate"/>
            </w:r>
            <w:r w:rsidR="00E073B6">
              <w:rPr>
                <w:noProof/>
                <w:webHidden/>
              </w:rPr>
              <w:t>11</w:t>
            </w:r>
            <w:r w:rsidR="00E073B6">
              <w:rPr>
                <w:noProof/>
                <w:webHidden/>
              </w:rPr>
              <w:fldChar w:fldCharType="end"/>
            </w:r>
          </w:hyperlink>
        </w:p>
        <w:p w14:paraId="6F79209E" w14:textId="629A73B7" w:rsidR="00E073B6" w:rsidRDefault="00E62CE8">
          <w:pPr>
            <w:pStyle w:val="TOC3"/>
            <w:tabs>
              <w:tab w:val="left" w:pos="1320"/>
              <w:tab w:val="right" w:leader="dot" w:pos="9350"/>
            </w:tabs>
            <w:rPr>
              <w:rFonts w:eastAsiaTheme="minorEastAsia"/>
              <w:noProof/>
            </w:rPr>
          </w:pPr>
          <w:hyperlink w:anchor="_Toc101465953" w:history="1">
            <w:r w:rsidR="00E073B6" w:rsidRPr="00054D77">
              <w:rPr>
                <w:rStyle w:val="Hyperlink"/>
                <w:noProof/>
                <w:lang w:val="sr-Cyrl-RS"/>
              </w:rPr>
              <w:t>3.1.1</w:t>
            </w:r>
            <w:r w:rsidR="00E073B6">
              <w:rPr>
                <w:rFonts w:eastAsiaTheme="minorEastAsia"/>
                <w:noProof/>
              </w:rPr>
              <w:tab/>
            </w:r>
            <w:r w:rsidR="00E073B6" w:rsidRPr="00054D77">
              <w:rPr>
                <w:rStyle w:val="Hyperlink"/>
                <w:noProof/>
                <w:lang w:val="sr-Cyrl-RS"/>
              </w:rPr>
              <w:t>Пријава</w:t>
            </w:r>
            <w:r w:rsidR="00E073B6">
              <w:rPr>
                <w:noProof/>
                <w:webHidden/>
              </w:rPr>
              <w:tab/>
            </w:r>
            <w:r w:rsidR="00E073B6">
              <w:rPr>
                <w:noProof/>
                <w:webHidden/>
              </w:rPr>
              <w:fldChar w:fldCharType="begin"/>
            </w:r>
            <w:r w:rsidR="00E073B6">
              <w:rPr>
                <w:noProof/>
                <w:webHidden/>
              </w:rPr>
              <w:instrText xml:space="preserve"> PAGEREF _Toc101465953 \h </w:instrText>
            </w:r>
            <w:r w:rsidR="00E073B6">
              <w:rPr>
                <w:noProof/>
                <w:webHidden/>
              </w:rPr>
            </w:r>
            <w:r w:rsidR="00E073B6">
              <w:rPr>
                <w:noProof/>
                <w:webHidden/>
              </w:rPr>
              <w:fldChar w:fldCharType="separate"/>
            </w:r>
            <w:r w:rsidR="00E073B6">
              <w:rPr>
                <w:noProof/>
                <w:webHidden/>
              </w:rPr>
              <w:t>11</w:t>
            </w:r>
            <w:r w:rsidR="00E073B6">
              <w:rPr>
                <w:noProof/>
                <w:webHidden/>
              </w:rPr>
              <w:fldChar w:fldCharType="end"/>
            </w:r>
          </w:hyperlink>
        </w:p>
        <w:p w14:paraId="14E53F4B" w14:textId="0EF797D1" w:rsidR="00E073B6" w:rsidRDefault="00E62CE8">
          <w:pPr>
            <w:pStyle w:val="TOC3"/>
            <w:tabs>
              <w:tab w:val="left" w:pos="1320"/>
              <w:tab w:val="right" w:leader="dot" w:pos="9350"/>
            </w:tabs>
            <w:rPr>
              <w:rFonts w:eastAsiaTheme="minorEastAsia"/>
              <w:noProof/>
            </w:rPr>
          </w:pPr>
          <w:hyperlink w:anchor="_Toc101465954" w:history="1">
            <w:r w:rsidR="00E073B6" w:rsidRPr="00054D77">
              <w:rPr>
                <w:rStyle w:val="Hyperlink"/>
                <w:rFonts w:eastAsia="MS Mincho"/>
                <w:noProof/>
                <w:lang w:val="sr-Cyrl-RS" w:eastAsia="ja-JP"/>
              </w:rPr>
              <w:t>3.1.2</w:t>
            </w:r>
            <w:r w:rsidR="00E073B6">
              <w:rPr>
                <w:rFonts w:eastAsiaTheme="minorEastAsia"/>
                <w:noProof/>
              </w:rPr>
              <w:tab/>
            </w:r>
            <w:r w:rsidR="00E073B6" w:rsidRPr="00054D77">
              <w:rPr>
                <w:rStyle w:val="Hyperlink"/>
                <w:rFonts w:eastAsia="MS Mincho"/>
                <w:noProof/>
                <w:lang w:val="sr-Cyrl-RS" w:eastAsia="ja-JP"/>
              </w:rPr>
              <w:t>Регистрација</w:t>
            </w:r>
            <w:r w:rsidR="00E073B6">
              <w:rPr>
                <w:noProof/>
                <w:webHidden/>
              </w:rPr>
              <w:tab/>
            </w:r>
            <w:r w:rsidR="00E073B6">
              <w:rPr>
                <w:noProof/>
                <w:webHidden/>
              </w:rPr>
              <w:fldChar w:fldCharType="begin"/>
            </w:r>
            <w:r w:rsidR="00E073B6">
              <w:rPr>
                <w:noProof/>
                <w:webHidden/>
              </w:rPr>
              <w:instrText xml:space="preserve"> PAGEREF _Toc101465954 \h </w:instrText>
            </w:r>
            <w:r w:rsidR="00E073B6">
              <w:rPr>
                <w:noProof/>
                <w:webHidden/>
              </w:rPr>
            </w:r>
            <w:r w:rsidR="00E073B6">
              <w:rPr>
                <w:noProof/>
                <w:webHidden/>
              </w:rPr>
              <w:fldChar w:fldCharType="separate"/>
            </w:r>
            <w:r w:rsidR="00E073B6">
              <w:rPr>
                <w:noProof/>
                <w:webHidden/>
              </w:rPr>
              <w:t>12</w:t>
            </w:r>
            <w:r w:rsidR="00E073B6">
              <w:rPr>
                <w:noProof/>
                <w:webHidden/>
              </w:rPr>
              <w:fldChar w:fldCharType="end"/>
            </w:r>
          </w:hyperlink>
        </w:p>
        <w:p w14:paraId="39B9D752" w14:textId="0D336E2D" w:rsidR="00E073B6" w:rsidRDefault="00E62CE8">
          <w:pPr>
            <w:pStyle w:val="TOC3"/>
            <w:tabs>
              <w:tab w:val="left" w:pos="1320"/>
              <w:tab w:val="right" w:leader="dot" w:pos="9350"/>
            </w:tabs>
            <w:rPr>
              <w:rFonts w:eastAsiaTheme="minorEastAsia"/>
              <w:noProof/>
            </w:rPr>
          </w:pPr>
          <w:hyperlink w:anchor="_Toc101465955" w:history="1">
            <w:r w:rsidR="00E073B6" w:rsidRPr="00054D77">
              <w:rPr>
                <w:rStyle w:val="Hyperlink"/>
                <w:noProof/>
                <w:lang w:val="sr-Cyrl-RS"/>
              </w:rPr>
              <w:t>3.1.3</w:t>
            </w:r>
            <w:r w:rsidR="00E073B6">
              <w:rPr>
                <w:rFonts w:eastAsiaTheme="minorEastAsia"/>
                <w:noProof/>
              </w:rPr>
              <w:tab/>
            </w:r>
            <w:r w:rsidR="00E073B6" w:rsidRPr="00054D77">
              <w:rPr>
                <w:rStyle w:val="Hyperlink"/>
                <w:noProof/>
                <w:lang w:val="sr-Cyrl-RS"/>
              </w:rPr>
              <w:t>Приказ јавних података</w:t>
            </w:r>
            <w:r w:rsidR="00E073B6">
              <w:rPr>
                <w:noProof/>
                <w:webHidden/>
              </w:rPr>
              <w:tab/>
            </w:r>
            <w:r w:rsidR="00E073B6">
              <w:rPr>
                <w:noProof/>
                <w:webHidden/>
              </w:rPr>
              <w:fldChar w:fldCharType="begin"/>
            </w:r>
            <w:r w:rsidR="00E073B6">
              <w:rPr>
                <w:noProof/>
                <w:webHidden/>
              </w:rPr>
              <w:instrText xml:space="preserve"> PAGEREF _Toc101465955 \h </w:instrText>
            </w:r>
            <w:r w:rsidR="00E073B6">
              <w:rPr>
                <w:noProof/>
                <w:webHidden/>
              </w:rPr>
            </w:r>
            <w:r w:rsidR="00E073B6">
              <w:rPr>
                <w:noProof/>
                <w:webHidden/>
              </w:rPr>
              <w:fldChar w:fldCharType="separate"/>
            </w:r>
            <w:r w:rsidR="00E073B6">
              <w:rPr>
                <w:noProof/>
                <w:webHidden/>
              </w:rPr>
              <w:t>13</w:t>
            </w:r>
            <w:r w:rsidR="00E073B6">
              <w:rPr>
                <w:noProof/>
                <w:webHidden/>
              </w:rPr>
              <w:fldChar w:fldCharType="end"/>
            </w:r>
          </w:hyperlink>
        </w:p>
        <w:p w14:paraId="29862BAC" w14:textId="57FC4D71" w:rsidR="00E073B6" w:rsidRDefault="00E62CE8">
          <w:pPr>
            <w:pStyle w:val="TOC3"/>
            <w:tabs>
              <w:tab w:val="left" w:pos="1320"/>
              <w:tab w:val="right" w:leader="dot" w:pos="9350"/>
            </w:tabs>
            <w:rPr>
              <w:rFonts w:eastAsiaTheme="minorEastAsia"/>
              <w:noProof/>
            </w:rPr>
          </w:pPr>
          <w:hyperlink w:anchor="_Toc101465956" w:history="1">
            <w:r w:rsidR="00E073B6" w:rsidRPr="00054D77">
              <w:rPr>
                <w:rStyle w:val="Hyperlink"/>
                <w:rFonts w:eastAsia="MS Mincho"/>
                <w:noProof/>
                <w:lang w:val="sr-Cyrl-RS" w:eastAsia="ja-JP"/>
              </w:rPr>
              <w:t>3.1.4</w:t>
            </w:r>
            <w:r w:rsidR="00E073B6">
              <w:rPr>
                <w:rFonts w:eastAsiaTheme="minorEastAsia"/>
                <w:noProof/>
              </w:rPr>
              <w:tab/>
            </w:r>
            <w:r w:rsidR="00E073B6" w:rsidRPr="00054D77">
              <w:rPr>
                <w:rStyle w:val="Hyperlink"/>
                <w:rFonts w:eastAsia="MS Mincho"/>
                <w:noProof/>
                <w:lang w:val="sr-Cyrl-RS" w:eastAsia="ja-JP"/>
              </w:rPr>
              <w:t>Припрема података</w:t>
            </w:r>
            <w:r w:rsidR="00E073B6">
              <w:rPr>
                <w:noProof/>
                <w:webHidden/>
              </w:rPr>
              <w:tab/>
            </w:r>
            <w:r w:rsidR="00E073B6">
              <w:rPr>
                <w:noProof/>
                <w:webHidden/>
              </w:rPr>
              <w:fldChar w:fldCharType="begin"/>
            </w:r>
            <w:r w:rsidR="00E073B6">
              <w:rPr>
                <w:noProof/>
                <w:webHidden/>
              </w:rPr>
              <w:instrText xml:space="preserve"> PAGEREF _Toc101465956 \h </w:instrText>
            </w:r>
            <w:r w:rsidR="00E073B6">
              <w:rPr>
                <w:noProof/>
                <w:webHidden/>
              </w:rPr>
            </w:r>
            <w:r w:rsidR="00E073B6">
              <w:rPr>
                <w:noProof/>
                <w:webHidden/>
              </w:rPr>
              <w:fldChar w:fldCharType="separate"/>
            </w:r>
            <w:r w:rsidR="00E073B6">
              <w:rPr>
                <w:noProof/>
                <w:webHidden/>
              </w:rPr>
              <w:t>14</w:t>
            </w:r>
            <w:r w:rsidR="00E073B6">
              <w:rPr>
                <w:noProof/>
                <w:webHidden/>
              </w:rPr>
              <w:fldChar w:fldCharType="end"/>
            </w:r>
          </w:hyperlink>
        </w:p>
        <w:p w14:paraId="1B4638E2" w14:textId="6972228C" w:rsidR="00E073B6" w:rsidRDefault="00E62CE8">
          <w:pPr>
            <w:pStyle w:val="TOC3"/>
            <w:tabs>
              <w:tab w:val="left" w:pos="1320"/>
              <w:tab w:val="right" w:leader="dot" w:pos="9350"/>
            </w:tabs>
            <w:rPr>
              <w:rFonts w:eastAsiaTheme="minorEastAsia"/>
              <w:noProof/>
            </w:rPr>
          </w:pPr>
          <w:hyperlink w:anchor="_Toc101465957" w:history="1">
            <w:r w:rsidR="00E073B6" w:rsidRPr="00054D77">
              <w:rPr>
                <w:rStyle w:val="Hyperlink"/>
                <w:noProof/>
                <w:lang w:val="sr-Cyrl-RS"/>
              </w:rPr>
              <w:t>3.1.5</w:t>
            </w:r>
            <w:r w:rsidR="00E073B6">
              <w:rPr>
                <w:rFonts w:eastAsiaTheme="minorEastAsia"/>
                <w:noProof/>
              </w:rPr>
              <w:tab/>
            </w:r>
            <w:r w:rsidR="00E073B6" w:rsidRPr="00054D77">
              <w:rPr>
                <w:rStyle w:val="Hyperlink"/>
                <w:noProof/>
                <w:lang w:val="sr-Cyrl-RS"/>
              </w:rPr>
              <w:t>Тренирање модела вештачке неуронске мреже</w:t>
            </w:r>
            <w:r w:rsidR="00E073B6">
              <w:rPr>
                <w:noProof/>
                <w:webHidden/>
              </w:rPr>
              <w:tab/>
            </w:r>
            <w:r w:rsidR="00E073B6">
              <w:rPr>
                <w:noProof/>
                <w:webHidden/>
              </w:rPr>
              <w:fldChar w:fldCharType="begin"/>
            </w:r>
            <w:r w:rsidR="00E073B6">
              <w:rPr>
                <w:noProof/>
                <w:webHidden/>
              </w:rPr>
              <w:instrText xml:space="preserve"> PAGEREF _Toc101465957 \h </w:instrText>
            </w:r>
            <w:r w:rsidR="00E073B6">
              <w:rPr>
                <w:noProof/>
                <w:webHidden/>
              </w:rPr>
            </w:r>
            <w:r w:rsidR="00E073B6">
              <w:rPr>
                <w:noProof/>
                <w:webHidden/>
              </w:rPr>
              <w:fldChar w:fldCharType="separate"/>
            </w:r>
            <w:r w:rsidR="00E073B6">
              <w:rPr>
                <w:noProof/>
                <w:webHidden/>
              </w:rPr>
              <w:t>15</w:t>
            </w:r>
            <w:r w:rsidR="00E073B6">
              <w:rPr>
                <w:noProof/>
                <w:webHidden/>
              </w:rPr>
              <w:fldChar w:fldCharType="end"/>
            </w:r>
          </w:hyperlink>
        </w:p>
        <w:p w14:paraId="7000EFF2" w14:textId="7EF6913C" w:rsidR="00E073B6" w:rsidRDefault="00E62CE8">
          <w:pPr>
            <w:pStyle w:val="TOC2"/>
            <w:tabs>
              <w:tab w:val="left" w:pos="880"/>
              <w:tab w:val="right" w:leader="dot" w:pos="9350"/>
            </w:tabs>
            <w:rPr>
              <w:rFonts w:eastAsiaTheme="minorEastAsia"/>
              <w:noProof/>
            </w:rPr>
          </w:pPr>
          <w:hyperlink w:anchor="_Toc101465958" w:history="1">
            <w:r w:rsidR="00E073B6" w:rsidRPr="00054D77">
              <w:rPr>
                <w:rStyle w:val="Hyperlink"/>
                <w:noProof/>
                <w:lang w:val="sr-Cyrl-RS"/>
              </w:rPr>
              <w:t>3.2</w:t>
            </w:r>
            <w:r w:rsidR="00E073B6">
              <w:rPr>
                <w:rFonts w:eastAsiaTheme="minorEastAsia"/>
                <w:noProof/>
              </w:rPr>
              <w:tab/>
            </w:r>
            <w:r w:rsidR="00E073B6" w:rsidRPr="00054D77">
              <w:rPr>
                <w:rStyle w:val="Hyperlink"/>
                <w:noProof/>
                <w:lang w:val="sr-Cyrl-RS"/>
              </w:rPr>
              <w:t>Пријављени корисник</w:t>
            </w:r>
            <w:r w:rsidR="00E073B6">
              <w:rPr>
                <w:noProof/>
                <w:webHidden/>
              </w:rPr>
              <w:tab/>
            </w:r>
            <w:r w:rsidR="00E073B6">
              <w:rPr>
                <w:noProof/>
                <w:webHidden/>
              </w:rPr>
              <w:fldChar w:fldCharType="begin"/>
            </w:r>
            <w:r w:rsidR="00E073B6">
              <w:rPr>
                <w:noProof/>
                <w:webHidden/>
              </w:rPr>
              <w:instrText xml:space="preserve"> PAGEREF _Toc101465958 \h </w:instrText>
            </w:r>
            <w:r w:rsidR="00E073B6">
              <w:rPr>
                <w:noProof/>
                <w:webHidden/>
              </w:rPr>
            </w:r>
            <w:r w:rsidR="00E073B6">
              <w:rPr>
                <w:noProof/>
                <w:webHidden/>
              </w:rPr>
              <w:fldChar w:fldCharType="separate"/>
            </w:r>
            <w:r w:rsidR="00E073B6">
              <w:rPr>
                <w:noProof/>
                <w:webHidden/>
              </w:rPr>
              <w:t>17</w:t>
            </w:r>
            <w:r w:rsidR="00E073B6">
              <w:rPr>
                <w:noProof/>
                <w:webHidden/>
              </w:rPr>
              <w:fldChar w:fldCharType="end"/>
            </w:r>
          </w:hyperlink>
        </w:p>
        <w:p w14:paraId="6F01F971" w14:textId="239B6AC2" w:rsidR="00E073B6" w:rsidRDefault="00E62CE8">
          <w:pPr>
            <w:pStyle w:val="TOC3"/>
            <w:tabs>
              <w:tab w:val="left" w:pos="1320"/>
              <w:tab w:val="right" w:leader="dot" w:pos="9350"/>
            </w:tabs>
            <w:rPr>
              <w:rFonts w:eastAsiaTheme="minorEastAsia"/>
              <w:noProof/>
            </w:rPr>
          </w:pPr>
          <w:hyperlink w:anchor="_Toc101465959" w:history="1">
            <w:r w:rsidR="00E073B6" w:rsidRPr="00054D77">
              <w:rPr>
                <w:rStyle w:val="Hyperlink"/>
                <w:noProof/>
                <w:lang w:val="sr-Cyrl-RS"/>
              </w:rPr>
              <w:t>3.2.1</w:t>
            </w:r>
            <w:r w:rsidR="00E073B6">
              <w:rPr>
                <w:rFonts w:eastAsiaTheme="minorEastAsia"/>
                <w:noProof/>
              </w:rPr>
              <w:tab/>
            </w:r>
            <w:r w:rsidR="00E073B6" w:rsidRPr="00054D77">
              <w:rPr>
                <w:rStyle w:val="Hyperlink"/>
                <w:noProof/>
                <w:lang w:val="sr-Cyrl-RS"/>
              </w:rPr>
              <w:t>Преглед сачуваних података</w:t>
            </w:r>
            <w:r w:rsidR="00E073B6">
              <w:rPr>
                <w:noProof/>
                <w:webHidden/>
              </w:rPr>
              <w:tab/>
            </w:r>
            <w:r w:rsidR="00E073B6">
              <w:rPr>
                <w:noProof/>
                <w:webHidden/>
              </w:rPr>
              <w:fldChar w:fldCharType="begin"/>
            </w:r>
            <w:r w:rsidR="00E073B6">
              <w:rPr>
                <w:noProof/>
                <w:webHidden/>
              </w:rPr>
              <w:instrText xml:space="preserve"> PAGEREF _Toc101465959 \h </w:instrText>
            </w:r>
            <w:r w:rsidR="00E073B6">
              <w:rPr>
                <w:noProof/>
                <w:webHidden/>
              </w:rPr>
            </w:r>
            <w:r w:rsidR="00E073B6">
              <w:rPr>
                <w:noProof/>
                <w:webHidden/>
              </w:rPr>
              <w:fldChar w:fldCharType="separate"/>
            </w:r>
            <w:r w:rsidR="00E073B6">
              <w:rPr>
                <w:noProof/>
                <w:webHidden/>
              </w:rPr>
              <w:t>17</w:t>
            </w:r>
            <w:r w:rsidR="00E073B6">
              <w:rPr>
                <w:noProof/>
                <w:webHidden/>
              </w:rPr>
              <w:fldChar w:fldCharType="end"/>
            </w:r>
          </w:hyperlink>
        </w:p>
        <w:p w14:paraId="39CB5EDC" w14:textId="0C6AC4C2" w:rsidR="00E073B6" w:rsidRDefault="00E62CE8">
          <w:pPr>
            <w:pStyle w:val="TOC3"/>
            <w:tabs>
              <w:tab w:val="left" w:pos="1320"/>
              <w:tab w:val="right" w:leader="dot" w:pos="9350"/>
            </w:tabs>
            <w:rPr>
              <w:rFonts w:eastAsiaTheme="minorEastAsia"/>
              <w:noProof/>
            </w:rPr>
          </w:pPr>
          <w:hyperlink w:anchor="_Toc101465960" w:history="1">
            <w:r w:rsidR="00E073B6" w:rsidRPr="00054D77">
              <w:rPr>
                <w:rStyle w:val="Hyperlink"/>
                <w:noProof/>
                <w:lang w:val="sr-Cyrl-RS"/>
              </w:rPr>
              <w:t>3.2.2</w:t>
            </w:r>
            <w:r w:rsidR="00E073B6">
              <w:rPr>
                <w:rFonts w:eastAsiaTheme="minorEastAsia"/>
                <w:noProof/>
              </w:rPr>
              <w:tab/>
            </w:r>
            <w:r w:rsidR="00E073B6" w:rsidRPr="00054D77">
              <w:rPr>
                <w:rStyle w:val="Hyperlink"/>
                <w:noProof/>
                <w:lang w:val="sr-Cyrl-RS"/>
              </w:rPr>
              <w:t>Чување података</w:t>
            </w:r>
            <w:r w:rsidR="00E073B6">
              <w:rPr>
                <w:noProof/>
                <w:webHidden/>
              </w:rPr>
              <w:tab/>
            </w:r>
            <w:r w:rsidR="00E073B6">
              <w:rPr>
                <w:noProof/>
                <w:webHidden/>
              </w:rPr>
              <w:fldChar w:fldCharType="begin"/>
            </w:r>
            <w:r w:rsidR="00E073B6">
              <w:rPr>
                <w:noProof/>
                <w:webHidden/>
              </w:rPr>
              <w:instrText xml:space="preserve"> PAGEREF _Toc101465960 \h </w:instrText>
            </w:r>
            <w:r w:rsidR="00E073B6">
              <w:rPr>
                <w:noProof/>
                <w:webHidden/>
              </w:rPr>
            </w:r>
            <w:r w:rsidR="00E073B6">
              <w:rPr>
                <w:noProof/>
                <w:webHidden/>
              </w:rPr>
              <w:fldChar w:fldCharType="separate"/>
            </w:r>
            <w:r w:rsidR="00E073B6">
              <w:rPr>
                <w:noProof/>
                <w:webHidden/>
              </w:rPr>
              <w:t>20</w:t>
            </w:r>
            <w:r w:rsidR="00E073B6">
              <w:rPr>
                <w:noProof/>
                <w:webHidden/>
              </w:rPr>
              <w:fldChar w:fldCharType="end"/>
            </w:r>
          </w:hyperlink>
        </w:p>
        <w:p w14:paraId="4A02ECAC" w14:textId="04062A71" w:rsidR="00E073B6" w:rsidRDefault="00E62CE8">
          <w:pPr>
            <w:pStyle w:val="TOC3"/>
            <w:tabs>
              <w:tab w:val="left" w:pos="1320"/>
              <w:tab w:val="right" w:leader="dot" w:pos="9350"/>
            </w:tabs>
            <w:rPr>
              <w:rFonts w:eastAsiaTheme="minorEastAsia"/>
              <w:noProof/>
            </w:rPr>
          </w:pPr>
          <w:hyperlink w:anchor="_Toc101465961" w:history="1">
            <w:r w:rsidR="00E073B6" w:rsidRPr="00054D77">
              <w:rPr>
                <w:rStyle w:val="Hyperlink"/>
                <w:noProof/>
                <w:lang w:val="sr-Cyrl-RS"/>
              </w:rPr>
              <w:t>3.2.3</w:t>
            </w:r>
            <w:r w:rsidR="00E073B6">
              <w:rPr>
                <w:rFonts w:eastAsiaTheme="minorEastAsia"/>
                <w:noProof/>
              </w:rPr>
              <w:tab/>
            </w:r>
            <w:r w:rsidR="00E073B6" w:rsidRPr="00054D77">
              <w:rPr>
                <w:rStyle w:val="Hyperlink"/>
                <w:noProof/>
                <w:lang w:val="sr-Cyrl-RS"/>
              </w:rPr>
              <w:t>Јавно дељење извора података</w:t>
            </w:r>
            <w:r w:rsidR="00E073B6">
              <w:rPr>
                <w:noProof/>
                <w:webHidden/>
              </w:rPr>
              <w:tab/>
            </w:r>
            <w:r w:rsidR="00E073B6">
              <w:rPr>
                <w:noProof/>
                <w:webHidden/>
              </w:rPr>
              <w:fldChar w:fldCharType="begin"/>
            </w:r>
            <w:r w:rsidR="00E073B6">
              <w:rPr>
                <w:noProof/>
                <w:webHidden/>
              </w:rPr>
              <w:instrText xml:space="preserve"> PAGEREF _Toc101465961 \h </w:instrText>
            </w:r>
            <w:r w:rsidR="00E073B6">
              <w:rPr>
                <w:noProof/>
                <w:webHidden/>
              </w:rPr>
            </w:r>
            <w:r w:rsidR="00E073B6">
              <w:rPr>
                <w:noProof/>
                <w:webHidden/>
              </w:rPr>
              <w:fldChar w:fldCharType="separate"/>
            </w:r>
            <w:r w:rsidR="00E073B6">
              <w:rPr>
                <w:noProof/>
                <w:webHidden/>
              </w:rPr>
              <w:t>23</w:t>
            </w:r>
            <w:r w:rsidR="00E073B6">
              <w:rPr>
                <w:noProof/>
                <w:webHidden/>
              </w:rPr>
              <w:fldChar w:fldCharType="end"/>
            </w:r>
          </w:hyperlink>
        </w:p>
        <w:p w14:paraId="6D3E58A6" w14:textId="1EB996D4" w:rsidR="00E073B6" w:rsidRDefault="00E62CE8">
          <w:pPr>
            <w:pStyle w:val="TOC3"/>
            <w:tabs>
              <w:tab w:val="left" w:pos="1320"/>
              <w:tab w:val="right" w:leader="dot" w:pos="9350"/>
            </w:tabs>
            <w:rPr>
              <w:rFonts w:eastAsiaTheme="minorEastAsia"/>
              <w:noProof/>
            </w:rPr>
          </w:pPr>
          <w:hyperlink w:anchor="_Toc101465962" w:history="1">
            <w:r w:rsidR="00E073B6" w:rsidRPr="00054D77">
              <w:rPr>
                <w:rStyle w:val="Hyperlink"/>
                <w:noProof/>
                <w:lang w:val="sr-Cyrl-RS"/>
              </w:rPr>
              <w:t>3.2.4</w:t>
            </w:r>
            <w:r w:rsidR="00E073B6">
              <w:rPr>
                <w:rFonts w:eastAsiaTheme="minorEastAsia"/>
                <w:noProof/>
              </w:rPr>
              <w:tab/>
            </w:r>
            <w:r w:rsidR="00E073B6" w:rsidRPr="00054D77">
              <w:rPr>
                <w:rStyle w:val="Hyperlink"/>
                <w:noProof/>
                <w:lang w:val="sr-Cyrl-RS"/>
              </w:rPr>
              <w:t>Преглед и уређивање профила</w:t>
            </w:r>
            <w:r w:rsidR="00E073B6">
              <w:rPr>
                <w:noProof/>
                <w:webHidden/>
              </w:rPr>
              <w:tab/>
            </w:r>
            <w:r w:rsidR="00E073B6">
              <w:rPr>
                <w:noProof/>
                <w:webHidden/>
              </w:rPr>
              <w:fldChar w:fldCharType="begin"/>
            </w:r>
            <w:r w:rsidR="00E073B6">
              <w:rPr>
                <w:noProof/>
                <w:webHidden/>
              </w:rPr>
              <w:instrText xml:space="preserve"> PAGEREF _Toc101465962 \h </w:instrText>
            </w:r>
            <w:r w:rsidR="00E073B6">
              <w:rPr>
                <w:noProof/>
                <w:webHidden/>
              </w:rPr>
            </w:r>
            <w:r w:rsidR="00E073B6">
              <w:rPr>
                <w:noProof/>
                <w:webHidden/>
              </w:rPr>
              <w:fldChar w:fldCharType="separate"/>
            </w:r>
            <w:r w:rsidR="00E073B6">
              <w:rPr>
                <w:noProof/>
                <w:webHidden/>
              </w:rPr>
              <w:t>23</w:t>
            </w:r>
            <w:r w:rsidR="00E073B6">
              <w:rPr>
                <w:noProof/>
                <w:webHidden/>
              </w:rPr>
              <w:fldChar w:fldCharType="end"/>
            </w:r>
          </w:hyperlink>
        </w:p>
        <w:p w14:paraId="0BDBD42A" w14:textId="0C8BA4C0" w:rsidR="00E073B6" w:rsidRDefault="00E62CE8">
          <w:pPr>
            <w:pStyle w:val="TOC1"/>
            <w:tabs>
              <w:tab w:val="left" w:pos="440"/>
              <w:tab w:val="right" w:leader="dot" w:pos="9350"/>
            </w:tabs>
            <w:rPr>
              <w:rFonts w:eastAsiaTheme="minorEastAsia"/>
              <w:noProof/>
            </w:rPr>
          </w:pPr>
          <w:hyperlink w:anchor="_Toc101465963" w:history="1">
            <w:r w:rsidR="00E073B6" w:rsidRPr="00054D77">
              <w:rPr>
                <w:rStyle w:val="Hyperlink"/>
                <w:noProof/>
                <w:lang w:val="sr-Cyrl-RS"/>
              </w:rPr>
              <w:t>4</w:t>
            </w:r>
            <w:r w:rsidR="00E073B6">
              <w:rPr>
                <w:rFonts w:eastAsiaTheme="minorEastAsia"/>
                <w:noProof/>
              </w:rPr>
              <w:tab/>
            </w:r>
            <w:r w:rsidR="00E073B6" w:rsidRPr="00054D77">
              <w:rPr>
                <w:rStyle w:val="Hyperlink"/>
                <w:noProof/>
                <w:lang w:val="sr-Cyrl-RS"/>
              </w:rPr>
              <w:t>Захтеви спољашњих интерфејса</w:t>
            </w:r>
            <w:r w:rsidR="00E073B6">
              <w:rPr>
                <w:noProof/>
                <w:webHidden/>
              </w:rPr>
              <w:tab/>
            </w:r>
            <w:r w:rsidR="00E073B6">
              <w:rPr>
                <w:noProof/>
                <w:webHidden/>
              </w:rPr>
              <w:fldChar w:fldCharType="begin"/>
            </w:r>
            <w:r w:rsidR="00E073B6">
              <w:rPr>
                <w:noProof/>
                <w:webHidden/>
              </w:rPr>
              <w:instrText xml:space="preserve"> PAGEREF _Toc101465963 \h </w:instrText>
            </w:r>
            <w:r w:rsidR="00E073B6">
              <w:rPr>
                <w:noProof/>
                <w:webHidden/>
              </w:rPr>
            </w:r>
            <w:r w:rsidR="00E073B6">
              <w:rPr>
                <w:noProof/>
                <w:webHidden/>
              </w:rPr>
              <w:fldChar w:fldCharType="separate"/>
            </w:r>
            <w:r w:rsidR="00E073B6">
              <w:rPr>
                <w:noProof/>
                <w:webHidden/>
              </w:rPr>
              <w:t>25</w:t>
            </w:r>
            <w:r w:rsidR="00E073B6">
              <w:rPr>
                <w:noProof/>
                <w:webHidden/>
              </w:rPr>
              <w:fldChar w:fldCharType="end"/>
            </w:r>
          </w:hyperlink>
        </w:p>
        <w:p w14:paraId="0B670C7A" w14:textId="4A3F7590" w:rsidR="00E073B6" w:rsidRDefault="00E62CE8">
          <w:pPr>
            <w:pStyle w:val="TOC2"/>
            <w:tabs>
              <w:tab w:val="left" w:pos="880"/>
              <w:tab w:val="right" w:leader="dot" w:pos="9350"/>
            </w:tabs>
            <w:rPr>
              <w:rFonts w:eastAsiaTheme="minorEastAsia"/>
              <w:noProof/>
            </w:rPr>
          </w:pPr>
          <w:hyperlink w:anchor="_Toc101465964" w:history="1">
            <w:r w:rsidR="00E073B6" w:rsidRPr="00054D77">
              <w:rPr>
                <w:rStyle w:val="Hyperlink"/>
                <w:noProof/>
                <w:lang w:val="sr-Cyrl-RS"/>
              </w:rPr>
              <w:t>4.1</w:t>
            </w:r>
            <w:r w:rsidR="00E073B6">
              <w:rPr>
                <w:rFonts w:eastAsiaTheme="minorEastAsia"/>
                <w:noProof/>
              </w:rPr>
              <w:tab/>
            </w:r>
            <w:r w:rsidR="00E073B6" w:rsidRPr="00054D77">
              <w:rPr>
                <w:rStyle w:val="Hyperlink"/>
                <w:noProof/>
                <w:lang w:val="sr-Cyrl-RS"/>
              </w:rPr>
              <w:t>Кориснички интерфејси</w:t>
            </w:r>
            <w:r w:rsidR="00E073B6">
              <w:rPr>
                <w:noProof/>
                <w:webHidden/>
              </w:rPr>
              <w:tab/>
            </w:r>
            <w:r w:rsidR="00E073B6">
              <w:rPr>
                <w:noProof/>
                <w:webHidden/>
              </w:rPr>
              <w:fldChar w:fldCharType="begin"/>
            </w:r>
            <w:r w:rsidR="00E073B6">
              <w:rPr>
                <w:noProof/>
                <w:webHidden/>
              </w:rPr>
              <w:instrText xml:space="preserve"> PAGEREF _Toc101465964 \h </w:instrText>
            </w:r>
            <w:r w:rsidR="00E073B6">
              <w:rPr>
                <w:noProof/>
                <w:webHidden/>
              </w:rPr>
            </w:r>
            <w:r w:rsidR="00E073B6">
              <w:rPr>
                <w:noProof/>
                <w:webHidden/>
              </w:rPr>
              <w:fldChar w:fldCharType="separate"/>
            </w:r>
            <w:r w:rsidR="00E073B6">
              <w:rPr>
                <w:noProof/>
                <w:webHidden/>
              </w:rPr>
              <w:t>25</w:t>
            </w:r>
            <w:r w:rsidR="00E073B6">
              <w:rPr>
                <w:noProof/>
                <w:webHidden/>
              </w:rPr>
              <w:fldChar w:fldCharType="end"/>
            </w:r>
          </w:hyperlink>
        </w:p>
        <w:p w14:paraId="0B566729" w14:textId="2ED271B6" w:rsidR="00E073B6" w:rsidRDefault="00E62CE8">
          <w:pPr>
            <w:pStyle w:val="TOC3"/>
            <w:tabs>
              <w:tab w:val="left" w:pos="1320"/>
              <w:tab w:val="right" w:leader="dot" w:pos="9350"/>
            </w:tabs>
            <w:rPr>
              <w:rFonts w:eastAsiaTheme="minorEastAsia"/>
              <w:noProof/>
            </w:rPr>
          </w:pPr>
          <w:hyperlink w:anchor="_Toc101465965" w:history="1">
            <w:r w:rsidR="00E073B6" w:rsidRPr="00054D77">
              <w:rPr>
                <w:rStyle w:val="Hyperlink"/>
                <w:noProof/>
                <w:lang w:val="sr-Cyrl-RS"/>
              </w:rPr>
              <w:t>4.1.1</w:t>
            </w:r>
            <w:r w:rsidR="00E073B6">
              <w:rPr>
                <w:rFonts w:eastAsiaTheme="minorEastAsia"/>
                <w:noProof/>
              </w:rPr>
              <w:tab/>
            </w:r>
            <w:r w:rsidR="00E073B6" w:rsidRPr="00054D77">
              <w:rPr>
                <w:rStyle w:val="Hyperlink"/>
                <w:noProof/>
                <w:lang w:val="sr-Cyrl-RS"/>
              </w:rPr>
              <w:t>Веб апликација</w:t>
            </w:r>
            <w:r w:rsidR="00E073B6">
              <w:rPr>
                <w:noProof/>
                <w:webHidden/>
              </w:rPr>
              <w:tab/>
            </w:r>
            <w:r w:rsidR="00E073B6">
              <w:rPr>
                <w:noProof/>
                <w:webHidden/>
              </w:rPr>
              <w:fldChar w:fldCharType="begin"/>
            </w:r>
            <w:r w:rsidR="00E073B6">
              <w:rPr>
                <w:noProof/>
                <w:webHidden/>
              </w:rPr>
              <w:instrText xml:space="preserve"> PAGEREF _Toc101465965 \h </w:instrText>
            </w:r>
            <w:r w:rsidR="00E073B6">
              <w:rPr>
                <w:noProof/>
                <w:webHidden/>
              </w:rPr>
            </w:r>
            <w:r w:rsidR="00E073B6">
              <w:rPr>
                <w:noProof/>
                <w:webHidden/>
              </w:rPr>
              <w:fldChar w:fldCharType="separate"/>
            </w:r>
            <w:r w:rsidR="00E073B6">
              <w:rPr>
                <w:noProof/>
                <w:webHidden/>
              </w:rPr>
              <w:t>25</w:t>
            </w:r>
            <w:r w:rsidR="00E073B6">
              <w:rPr>
                <w:noProof/>
                <w:webHidden/>
              </w:rPr>
              <w:fldChar w:fldCharType="end"/>
            </w:r>
          </w:hyperlink>
        </w:p>
        <w:p w14:paraId="0CC04446" w14:textId="13E095B8" w:rsidR="00E073B6" w:rsidRDefault="00E62CE8">
          <w:pPr>
            <w:pStyle w:val="TOC2"/>
            <w:tabs>
              <w:tab w:val="left" w:pos="880"/>
              <w:tab w:val="right" w:leader="dot" w:pos="9350"/>
            </w:tabs>
            <w:rPr>
              <w:rFonts w:eastAsiaTheme="minorEastAsia"/>
              <w:noProof/>
            </w:rPr>
          </w:pPr>
          <w:hyperlink w:anchor="_Toc101465966" w:history="1">
            <w:r w:rsidR="00E073B6" w:rsidRPr="00054D77">
              <w:rPr>
                <w:rStyle w:val="Hyperlink"/>
                <w:noProof/>
                <w:lang w:val="sr-Cyrl-RS"/>
              </w:rPr>
              <w:t>4.2</w:t>
            </w:r>
            <w:r w:rsidR="00E073B6">
              <w:rPr>
                <w:rFonts w:eastAsiaTheme="minorEastAsia"/>
                <w:noProof/>
              </w:rPr>
              <w:tab/>
            </w:r>
            <w:r w:rsidR="00E073B6" w:rsidRPr="00054D77">
              <w:rPr>
                <w:rStyle w:val="Hyperlink"/>
                <w:noProof/>
                <w:lang w:val="sr-Cyrl-RS"/>
              </w:rPr>
              <w:t>Хардверски интерфејси</w:t>
            </w:r>
            <w:r w:rsidR="00E073B6">
              <w:rPr>
                <w:noProof/>
                <w:webHidden/>
              </w:rPr>
              <w:tab/>
            </w:r>
            <w:r w:rsidR="00E073B6">
              <w:rPr>
                <w:noProof/>
                <w:webHidden/>
              </w:rPr>
              <w:fldChar w:fldCharType="begin"/>
            </w:r>
            <w:r w:rsidR="00E073B6">
              <w:rPr>
                <w:noProof/>
                <w:webHidden/>
              </w:rPr>
              <w:instrText xml:space="preserve"> PAGEREF _Toc101465966 \h </w:instrText>
            </w:r>
            <w:r w:rsidR="00E073B6">
              <w:rPr>
                <w:noProof/>
                <w:webHidden/>
              </w:rPr>
            </w:r>
            <w:r w:rsidR="00E073B6">
              <w:rPr>
                <w:noProof/>
                <w:webHidden/>
              </w:rPr>
              <w:fldChar w:fldCharType="separate"/>
            </w:r>
            <w:r w:rsidR="00E073B6">
              <w:rPr>
                <w:noProof/>
                <w:webHidden/>
              </w:rPr>
              <w:t>34</w:t>
            </w:r>
            <w:r w:rsidR="00E073B6">
              <w:rPr>
                <w:noProof/>
                <w:webHidden/>
              </w:rPr>
              <w:fldChar w:fldCharType="end"/>
            </w:r>
          </w:hyperlink>
        </w:p>
        <w:p w14:paraId="4707E3A2" w14:textId="3589C061" w:rsidR="00E073B6" w:rsidRDefault="00E62CE8">
          <w:pPr>
            <w:pStyle w:val="TOC2"/>
            <w:tabs>
              <w:tab w:val="left" w:pos="880"/>
              <w:tab w:val="right" w:leader="dot" w:pos="9350"/>
            </w:tabs>
            <w:rPr>
              <w:rFonts w:eastAsiaTheme="minorEastAsia"/>
              <w:noProof/>
            </w:rPr>
          </w:pPr>
          <w:hyperlink w:anchor="_Toc101465967" w:history="1">
            <w:r w:rsidR="00E073B6" w:rsidRPr="00054D77">
              <w:rPr>
                <w:rStyle w:val="Hyperlink"/>
                <w:noProof/>
                <w:lang w:val="sr-Cyrl-RS"/>
              </w:rPr>
              <w:t>4.3</w:t>
            </w:r>
            <w:r w:rsidR="00E073B6">
              <w:rPr>
                <w:rFonts w:eastAsiaTheme="minorEastAsia"/>
                <w:noProof/>
              </w:rPr>
              <w:tab/>
            </w:r>
            <w:r w:rsidR="00E073B6" w:rsidRPr="00054D77">
              <w:rPr>
                <w:rStyle w:val="Hyperlink"/>
                <w:noProof/>
                <w:lang w:val="sr-Cyrl-RS"/>
              </w:rPr>
              <w:t>Софтверски интерфејси</w:t>
            </w:r>
            <w:r w:rsidR="00E073B6">
              <w:rPr>
                <w:noProof/>
                <w:webHidden/>
              </w:rPr>
              <w:tab/>
            </w:r>
            <w:r w:rsidR="00E073B6">
              <w:rPr>
                <w:noProof/>
                <w:webHidden/>
              </w:rPr>
              <w:fldChar w:fldCharType="begin"/>
            </w:r>
            <w:r w:rsidR="00E073B6">
              <w:rPr>
                <w:noProof/>
                <w:webHidden/>
              </w:rPr>
              <w:instrText xml:space="preserve"> PAGEREF _Toc101465967 \h </w:instrText>
            </w:r>
            <w:r w:rsidR="00E073B6">
              <w:rPr>
                <w:noProof/>
                <w:webHidden/>
              </w:rPr>
            </w:r>
            <w:r w:rsidR="00E073B6">
              <w:rPr>
                <w:noProof/>
                <w:webHidden/>
              </w:rPr>
              <w:fldChar w:fldCharType="separate"/>
            </w:r>
            <w:r w:rsidR="00E073B6">
              <w:rPr>
                <w:noProof/>
                <w:webHidden/>
              </w:rPr>
              <w:t>34</w:t>
            </w:r>
            <w:r w:rsidR="00E073B6">
              <w:rPr>
                <w:noProof/>
                <w:webHidden/>
              </w:rPr>
              <w:fldChar w:fldCharType="end"/>
            </w:r>
          </w:hyperlink>
        </w:p>
        <w:p w14:paraId="14B48C28" w14:textId="43FD0F43" w:rsidR="00E073B6" w:rsidRDefault="00E62CE8">
          <w:pPr>
            <w:pStyle w:val="TOC2"/>
            <w:tabs>
              <w:tab w:val="left" w:pos="880"/>
              <w:tab w:val="right" w:leader="dot" w:pos="9350"/>
            </w:tabs>
            <w:rPr>
              <w:rFonts w:eastAsiaTheme="minorEastAsia"/>
              <w:noProof/>
            </w:rPr>
          </w:pPr>
          <w:hyperlink w:anchor="_Toc101465968" w:history="1">
            <w:r w:rsidR="00E073B6" w:rsidRPr="00054D77">
              <w:rPr>
                <w:rStyle w:val="Hyperlink"/>
                <w:noProof/>
                <w:lang w:val="sr-Cyrl-RS"/>
              </w:rPr>
              <w:t>4.4</w:t>
            </w:r>
            <w:r w:rsidR="00E073B6">
              <w:rPr>
                <w:rFonts w:eastAsiaTheme="minorEastAsia"/>
                <w:noProof/>
              </w:rPr>
              <w:tab/>
            </w:r>
            <w:r w:rsidR="00E073B6" w:rsidRPr="00054D77">
              <w:rPr>
                <w:rStyle w:val="Hyperlink"/>
                <w:noProof/>
                <w:lang w:val="sr-Cyrl-RS"/>
              </w:rPr>
              <w:t>Комуникациони интерфејси</w:t>
            </w:r>
            <w:r w:rsidR="00E073B6">
              <w:rPr>
                <w:noProof/>
                <w:webHidden/>
              </w:rPr>
              <w:tab/>
            </w:r>
            <w:r w:rsidR="00E073B6">
              <w:rPr>
                <w:noProof/>
                <w:webHidden/>
              </w:rPr>
              <w:fldChar w:fldCharType="begin"/>
            </w:r>
            <w:r w:rsidR="00E073B6">
              <w:rPr>
                <w:noProof/>
                <w:webHidden/>
              </w:rPr>
              <w:instrText xml:space="preserve"> PAGEREF _Toc101465968 \h </w:instrText>
            </w:r>
            <w:r w:rsidR="00E073B6">
              <w:rPr>
                <w:noProof/>
                <w:webHidden/>
              </w:rPr>
            </w:r>
            <w:r w:rsidR="00E073B6">
              <w:rPr>
                <w:noProof/>
                <w:webHidden/>
              </w:rPr>
              <w:fldChar w:fldCharType="separate"/>
            </w:r>
            <w:r w:rsidR="00E073B6">
              <w:rPr>
                <w:noProof/>
                <w:webHidden/>
              </w:rPr>
              <w:t>34</w:t>
            </w:r>
            <w:r w:rsidR="00E073B6">
              <w:rPr>
                <w:noProof/>
                <w:webHidden/>
              </w:rPr>
              <w:fldChar w:fldCharType="end"/>
            </w:r>
          </w:hyperlink>
        </w:p>
        <w:p w14:paraId="6D7186E3" w14:textId="5600537D" w:rsidR="00E073B6" w:rsidRDefault="00E62CE8">
          <w:pPr>
            <w:pStyle w:val="TOC1"/>
            <w:tabs>
              <w:tab w:val="left" w:pos="440"/>
              <w:tab w:val="right" w:leader="dot" w:pos="9350"/>
            </w:tabs>
            <w:rPr>
              <w:rFonts w:eastAsiaTheme="minorEastAsia"/>
              <w:noProof/>
            </w:rPr>
          </w:pPr>
          <w:hyperlink w:anchor="_Toc101465969" w:history="1">
            <w:r w:rsidR="00E073B6" w:rsidRPr="00054D77">
              <w:rPr>
                <w:rStyle w:val="Hyperlink"/>
                <w:noProof/>
                <w:lang w:val="sr-Cyrl-RS"/>
              </w:rPr>
              <w:t>5</w:t>
            </w:r>
            <w:r w:rsidR="00E073B6">
              <w:rPr>
                <w:rFonts w:eastAsiaTheme="minorEastAsia"/>
                <w:noProof/>
              </w:rPr>
              <w:tab/>
            </w:r>
            <w:r w:rsidR="00E073B6" w:rsidRPr="00054D77">
              <w:rPr>
                <w:rStyle w:val="Hyperlink"/>
                <w:noProof/>
                <w:lang w:val="sr-Cyrl-RS"/>
              </w:rPr>
              <w:t>Остали нефункционални захтеви</w:t>
            </w:r>
            <w:r w:rsidR="00E073B6">
              <w:rPr>
                <w:noProof/>
                <w:webHidden/>
              </w:rPr>
              <w:tab/>
            </w:r>
            <w:r w:rsidR="00E073B6">
              <w:rPr>
                <w:noProof/>
                <w:webHidden/>
              </w:rPr>
              <w:fldChar w:fldCharType="begin"/>
            </w:r>
            <w:r w:rsidR="00E073B6">
              <w:rPr>
                <w:noProof/>
                <w:webHidden/>
              </w:rPr>
              <w:instrText xml:space="preserve"> PAGEREF _Toc101465969 \h </w:instrText>
            </w:r>
            <w:r w:rsidR="00E073B6">
              <w:rPr>
                <w:noProof/>
                <w:webHidden/>
              </w:rPr>
            </w:r>
            <w:r w:rsidR="00E073B6">
              <w:rPr>
                <w:noProof/>
                <w:webHidden/>
              </w:rPr>
              <w:fldChar w:fldCharType="separate"/>
            </w:r>
            <w:r w:rsidR="00E073B6">
              <w:rPr>
                <w:noProof/>
                <w:webHidden/>
              </w:rPr>
              <w:t>35</w:t>
            </w:r>
            <w:r w:rsidR="00E073B6">
              <w:rPr>
                <w:noProof/>
                <w:webHidden/>
              </w:rPr>
              <w:fldChar w:fldCharType="end"/>
            </w:r>
          </w:hyperlink>
        </w:p>
        <w:p w14:paraId="3750A0AF" w14:textId="099EB7F6" w:rsidR="00E073B6" w:rsidRDefault="00E62CE8">
          <w:pPr>
            <w:pStyle w:val="TOC2"/>
            <w:tabs>
              <w:tab w:val="left" w:pos="880"/>
              <w:tab w:val="right" w:leader="dot" w:pos="9350"/>
            </w:tabs>
            <w:rPr>
              <w:rFonts w:eastAsiaTheme="minorEastAsia"/>
              <w:noProof/>
            </w:rPr>
          </w:pPr>
          <w:hyperlink w:anchor="_Toc101465970" w:history="1">
            <w:r w:rsidR="00E073B6" w:rsidRPr="00054D77">
              <w:rPr>
                <w:rStyle w:val="Hyperlink"/>
                <w:noProof/>
                <w:lang w:val="sr-Cyrl-RS"/>
              </w:rPr>
              <w:t>5.1</w:t>
            </w:r>
            <w:r w:rsidR="00E073B6">
              <w:rPr>
                <w:rFonts w:eastAsiaTheme="minorEastAsia"/>
                <w:noProof/>
              </w:rPr>
              <w:tab/>
            </w:r>
            <w:r w:rsidR="00E073B6" w:rsidRPr="00054D77">
              <w:rPr>
                <w:rStyle w:val="Hyperlink"/>
                <w:noProof/>
                <w:lang w:val="sr-Cyrl-RS"/>
              </w:rPr>
              <w:t>Захтеви у погледу перформанси</w:t>
            </w:r>
            <w:r w:rsidR="00E073B6">
              <w:rPr>
                <w:noProof/>
                <w:webHidden/>
              </w:rPr>
              <w:tab/>
            </w:r>
            <w:r w:rsidR="00E073B6">
              <w:rPr>
                <w:noProof/>
                <w:webHidden/>
              </w:rPr>
              <w:fldChar w:fldCharType="begin"/>
            </w:r>
            <w:r w:rsidR="00E073B6">
              <w:rPr>
                <w:noProof/>
                <w:webHidden/>
              </w:rPr>
              <w:instrText xml:space="preserve"> PAGEREF _Toc101465970 \h </w:instrText>
            </w:r>
            <w:r w:rsidR="00E073B6">
              <w:rPr>
                <w:noProof/>
                <w:webHidden/>
              </w:rPr>
            </w:r>
            <w:r w:rsidR="00E073B6">
              <w:rPr>
                <w:noProof/>
                <w:webHidden/>
              </w:rPr>
              <w:fldChar w:fldCharType="separate"/>
            </w:r>
            <w:r w:rsidR="00E073B6">
              <w:rPr>
                <w:noProof/>
                <w:webHidden/>
              </w:rPr>
              <w:t>35</w:t>
            </w:r>
            <w:r w:rsidR="00E073B6">
              <w:rPr>
                <w:noProof/>
                <w:webHidden/>
              </w:rPr>
              <w:fldChar w:fldCharType="end"/>
            </w:r>
          </w:hyperlink>
        </w:p>
        <w:p w14:paraId="2B313AE8" w14:textId="74B4535D" w:rsidR="00E073B6" w:rsidRDefault="00E62CE8">
          <w:pPr>
            <w:pStyle w:val="TOC2"/>
            <w:tabs>
              <w:tab w:val="left" w:pos="880"/>
              <w:tab w:val="right" w:leader="dot" w:pos="9350"/>
            </w:tabs>
            <w:rPr>
              <w:rFonts w:eastAsiaTheme="minorEastAsia"/>
              <w:noProof/>
            </w:rPr>
          </w:pPr>
          <w:hyperlink w:anchor="_Toc101465971" w:history="1">
            <w:r w:rsidR="00E073B6" w:rsidRPr="00054D77">
              <w:rPr>
                <w:rStyle w:val="Hyperlink"/>
                <w:noProof/>
                <w:lang w:val="sr-Cyrl-RS"/>
              </w:rPr>
              <w:t>5.2</w:t>
            </w:r>
            <w:r w:rsidR="00E073B6">
              <w:rPr>
                <w:rFonts w:eastAsiaTheme="minorEastAsia"/>
                <w:noProof/>
              </w:rPr>
              <w:tab/>
            </w:r>
            <w:r w:rsidR="00E073B6" w:rsidRPr="00054D77">
              <w:rPr>
                <w:rStyle w:val="Hyperlink"/>
                <w:noProof/>
                <w:lang w:val="sr-Cyrl-RS"/>
              </w:rPr>
              <w:t>Пројектна ограничења</w:t>
            </w:r>
            <w:r w:rsidR="00E073B6">
              <w:rPr>
                <w:noProof/>
                <w:webHidden/>
              </w:rPr>
              <w:tab/>
            </w:r>
            <w:r w:rsidR="00E073B6">
              <w:rPr>
                <w:noProof/>
                <w:webHidden/>
              </w:rPr>
              <w:fldChar w:fldCharType="begin"/>
            </w:r>
            <w:r w:rsidR="00E073B6">
              <w:rPr>
                <w:noProof/>
                <w:webHidden/>
              </w:rPr>
              <w:instrText xml:space="preserve"> PAGEREF _Toc101465971 \h </w:instrText>
            </w:r>
            <w:r w:rsidR="00E073B6">
              <w:rPr>
                <w:noProof/>
                <w:webHidden/>
              </w:rPr>
            </w:r>
            <w:r w:rsidR="00E073B6">
              <w:rPr>
                <w:noProof/>
                <w:webHidden/>
              </w:rPr>
              <w:fldChar w:fldCharType="separate"/>
            </w:r>
            <w:r w:rsidR="00E073B6">
              <w:rPr>
                <w:noProof/>
                <w:webHidden/>
              </w:rPr>
              <w:t>35</w:t>
            </w:r>
            <w:r w:rsidR="00E073B6">
              <w:rPr>
                <w:noProof/>
                <w:webHidden/>
              </w:rPr>
              <w:fldChar w:fldCharType="end"/>
            </w:r>
          </w:hyperlink>
        </w:p>
        <w:p w14:paraId="1AADAE40" w14:textId="3FA85C61" w:rsidR="00E073B6" w:rsidRDefault="00E62CE8">
          <w:pPr>
            <w:pStyle w:val="TOC2"/>
            <w:tabs>
              <w:tab w:val="left" w:pos="880"/>
              <w:tab w:val="right" w:leader="dot" w:pos="9350"/>
            </w:tabs>
            <w:rPr>
              <w:rFonts w:eastAsiaTheme="minorEastAsia"/>
              <w:noProof/>
            </w:rPr>
          </w:pPr>
          <w:hyperlink w:anchor="_Toc101465972" w:history="1">
            <w:r w:rsidR="00E073B6" w:rsidRPr="00054D77">
              <w:rPr>
                <w:rStyle w:val="Hyperlink"/>
                <w:noProof/>
                <w:lang w:val="sr-Cyrl-RS"/>
              </w:rPr>
              <w:t>5.3</w:t>
            </w:r>
            <w:r w:rsidR="00E073B6">
              <w:rPr>
                <w:rFonts w:eastAsiaTheme="minorEastAsia"/>
                <w:noProof/>
              </w:rPr>
              <w:tab/>
            </w:r>
            <w:r w:rsidR="00E073B6" w:rsidRPr="00054D77">
              <w:rPr>
                <w:rStyle w:val="Hyperlink"/>
                <w:noProof/>
                <w:lang w:val="sr-Cyrl-RS"/>
              </w:rPr>
              <w:t>Захтеви у погледу квалитета</w:t>
            </w:r>
            <w:r w:rsidR="00E073B6">
              <w:rPr>
                <w:noProof/>
                <w:webHidden/>
              </w:rPr>
              <w:tab/>
            </w:r>
            <w:r w:rsidR="00E073B6">
              <w:rPr>
                <w:noProof/>
                <w:webHidden/>
              </w:rPr>
              <w:fldChar w:fldCharType="begin"/>
            </w:r>
            <w:r w:rsidR="00E073B6">
              <w:rPr>
                <w:noProof/>
                <w:webHidden/>
              </w:rPr>
              <w:instrText xml:space="preserve"> PAGEREF _Toc101465972 \h </w:instrText>
            </w:r>
            <w:r w:rsidR="00E073B6">
              <w:rPr>
                <w:noProof/>
                <w:webHidden/>
              </w:rPr>
            </w:r>
            <w:r w:rsidR="00E073B6">
              <w:rPr>
                <w:noProof/>
                <w:webHidden/>
              </w:rPr>
              <w:fldChar w:fldCharType="separate"/>
            </w:r>
            <w:r w:rsidR="00E073B6">
              <w:rPr>
                <w:noProof/>
                <w:webHidden/>
              </w:rPr>
              <w:t>35</w:t>
            </w:r>
            <w:r w:rsidR="00E073B6">
              <w:rPr>
                <w:noProof/>
                <w:webHidden/>
              </w:rPr>
              <w:fldChar w:fldCharType="end"/>
            </w:r>
          </w:hyperlink>
        </w:p>
        <w:p w14:paraId="14028A2B" w14:textId="1A586593" w:rsidR="00E073B6" w:rsidRDefault="00E62CE8">
          <w:pPr>
            <w:pStyle w:val="TOC2"/>
            <w:tabs>
              <w:tab w:val="left" w:pos="880"/>
              <w:tab w:val="right" w:leader="dot" w:pos="9350"/>
            </w:tabs>
            <w:rPr>
              <w:rFonts w:eastAsiaTheme="minorEastAsia"/>
              <w:noProof/>
            </w:rPr>
          </w:pPr>
          <w:hyperlink w:anchor="_Toc101465973" w:history="1">
            <w:r w:rsidR="00E073B6" w:rsidRPr="00054D77">
              <w:rPr>
                <w:rStyle w:val="Hyperlink"/>
                <w:noProof/>
                <w:lang w:val="sr-Cyrl-RS"/>
              </w:rPr>
              <w:t>5.4</w:t>
            </w:r>
            <w:r w:rsidR="00E073B6">
              <w:rPr>
                <w:rFonts w:eastAsiaTheme="minorEastAsia"/>
                <w:noProof/>
              </w:rPr>
              <w:tab/>
            </w:r>
            <w:r w:rsidR="00E073B6" w:rsidRPr="00054D77">
              <w:rPr>
                <w:rStyle w:val="Hyperlink"/>
                <w:noProof/>
                <w:lang w:val="sr-Cyrl-RS"/>
              </w:rPr>
              <w:t>Безбедносни захтеви</w:t>
            </w:r>
            <w:r w:rsidR="00E073B6">
              <w:rPr>
                <w:noProof/>
                <w:webHidden/>
              </w:rPr>
              <w:tab/>
            </w:r>
            <w:r w:rsidR="00E073B6">
              <w:rPr>
                <w:noProof/>
                <w:webHidden/>
              </w:rPr>
              <w:fldChar w:fldCharType="begin"/>
            </w:r>
            <w:r w:rsidR="00E073B6">
              <w:rPr>
                <w:noProof/>
                <w:webHidden/>
              </w:rPr>
              <w:instrText xml:space="preserve"> PAGEREF _Toc101465973 \h </w:instrText>
            </w:r>
            <w:r w:rsidR="00E073B6">
              <w:rPr>
                <w:noProof/>
                <w:webHidden/>
              </w:rPr>
            </w:r>
            <w:r w:rsidR="00E073B6">
              <w:rPr>
                <w:noProof/>
                <w:webHidden/>
              </w:rPr>
              <w:fldChar w:fldCharType="separate"/>
            </w:r>
            <w:r w:rsidR="00E073B6">
              <w:rPr>
                <w:noProof/>
                <w:webHidden/>
              </w:rPr>
              <w:t>36</w:t>
            </w:r>
            <w:r w:rsidR="00E073B6">
              <w:rPr>
                <w:noProof/>
                <w:webHidden/>
              </w:rPr>
              <w:fldChar w:fldCharType="end"/>
            </w:r>
          </w:hyperlink>
        </w:p>
        <w:p w14:paraId="407B60F3" w14:textId="445E6449" w:rsidR="00E073B6" w:rsidRDefault="00E62CE8">
          <w:pPr>
            <w:pStyle w:val="TOC2"/>
            <w:tabs>
              <w:tab w:val="left" w:pos="880"/>
              <w:tab w:val="right" w:leader="dot" w:pos="9350"/>
            </w:tabs>
            <w:rPr>
              <w:rFonts w:eastAsiaTheme="minorEastAsia"/>
              <w:noProof/>
            </w:rPr>
          </w:pPr>
          <w:hyperlink w:anchor="_Toc101465974" w:history="1">
            <w:r w:rsidR="00E073B6" w:rsidRPr="00054D77">
              <w:rPr>
                <w:rStyle w:val="Hyperlink"/>
                <w:noProof/>
                <w:lang w:val="sr-Cyrl-RS"/>
              </w:rPr>
              <w:t>5.5</w:t>
            </w:r>
            <w:r w:rsidR="00E073B6">
              <w:rPr>
                <w:rFonts w:eastAsiaTheme="minorEastAsia"/>
                <w:noProof/>
              </w:rPr>
              <w:tab/>
            </w:r>
            <w:r w:rsidR="00E073B6" w:rsidRPr="00054D77">
              <w:rPr>
                <w:rStyle w:val="Hyperlink"/>
                <w:noProof/>
                <w:lang w:val="sr-Cyrl-RS"/>
              </w:rPr>
              <w:t>Сигурносни захтеви</w:t>
            </w:r>
            <w:r w:rsidR="00E073B6">
              <w:rPr>
                <w:noProof/>
                <w:webHidden/>
              </w:rPr>
              <w:tab/>
            </w:r>
            <w:r w:rsidR="00E073B6">
              <w:rPr>
                <w:noProof/>
                <w:webHidden/>
              </w:rPr>
              <w:fldChar w:fldCharType="begin"/>
            </w:r>
            <w:r w:rsidR="00E073B6">
              <w:rPr>
                <w:noProof/>
                <w:webHidden/>
              </w:rPr>
              <w:instrText xml:space="preserve"> PAGEREF _Toc101465974 \h </w:instrText>
            </w:r>
            <w:r w:rsidR="00E073B6">
              <w:rPr>
                <w:noProof/>
                <w:webHidden/>
              </w:rPr>
            </w:r>
            <w:r w:rsidR="00E073B6">
              <w:rPr>
                <w:noProof/>
                <w:webHidden/>
              </w:rPr>
              <w:fldChar w:fldCharType="separate"/>
            </w:r>
            <w:r w:rsidR="00E073B6">
              <w:rPr>
                <w:noProof/>
                <w:webHidden/>
              </w:rPr>
              <w:t>36</w:t>
            </w:r>
            <w:r w:rsidR="00E073B6">
              <w:rPr>
                <w:noProof/>
                <w:webHidden/>
              </w:rPr>
              <w:fldChar w:fldCharType="end"/>
            </w:r>
          </w:hyperlink>
        </w:p>
        <w:p w14:paraId="01DBD91A" w14:textId="58430F23" w:rsidR="00792D0D" w:rsidRDefault="00792D0D">
          <w:r>
            <w:rPr>
              <w:b/>
              <w:bCs/>
              <w:noProof/>
            </w:rPr>
            <w:fldChar w:fldCharType="end"/>
          </w:r>
        </w:p>
      </w:sdtContent>
    </w:sdt>
    <w:p w14:paraId="5406C15F" w14:textId="0E288D54" w:rsidR="003D364A" w:rsidRDefault="003D364A" w:rsidP="432BB234">
      <w:pPr>
        <w:pStyle w:val="TOC1"/>
        <w:tabs>
          <w:tab w:val="right" w:leader="dot" w:pos="9360"/>
          <w:tab w:val="left" w:pos="435"/>
        </w:tabs>
        <w:rPr>
          <w:noProof/>
        </w:rPr>
      </w:pPr>
    </w:p>
    <w:p w14:paraId="444D7499" w14:textId="223543C3" w:rsidR="002E0CFF" w:rsidRPr="002E0CFF" w:rsidRDefault="002E0CFF"/>
    <w:p w14:paraId="049BD411" w14:textId="77777777" w:rsidR="002E0CFF" w:rsidRDefault="002E0CFF" w:rsidP="007A400A">
      <w:pPr>
        <w:pStyle w:val="Heading1"/>
        <w:numPr>
          <w:ilvl w:val="0"/>
          <w:numId w:val="0"/>
        </w:numPr>
        <w:ind w:left="432"/>
        <w:rPr>
          <w:lang w:val="sr-Cyrl-RS"/>
        </w:rPr>
      </w:pPr>
    </w:p>
    <w:p w14:paraId="6109B33E" w14:textId="49030658" w:rsidR="002E0CFF" w:rsidRDefault="002E0CFF" w:rsidP="00786136">
      <w:pPr>
        <w:rPr>
          <w:lang w:val="sr-Cyrl-RS"/>
        </w:rPr>
      </w:pPr>
      <w:r>
        <w:rPr>
          <w:lang w:val="sr-Cyrl-RS"/>
        </w:rPr>
        <w:br w:type="page"/>
      </w:r>
    </w:p>
    <w:p w14:paraId="6782E2A8" w14:textId="35348361" w:rsidR="00042B08" w:rsidRDefault="000F5DF3" w:rsidP="00E030FB">
      <w:pPr>
        <w:pStyle w:val="Title"/>
        <w:jc w:val="center"/>
      </w:pPr>
      <w:proofErr w:type="spellStart"/>
      <w:r>
        <w:lastRenderedPageBreak/>
        <w:t>Историја</w:t>
      </w:r>
      <w:proofErr w:type="spellEnd"/>
      <w:r>
        <w:t xml:space="preserve"> </w:t>
      </w:r>
      <w:proofErr w:type="spellStart"/>
      <w:r>
        <w:t>ревизија</w:t>
      </w:r>
      <w:proofErr w:type="spellEnd"/>
    </w:p>
    <w:p w14:paraId="74EB8D6D" w14:textId="77777777" w:rsidR="00042B08" w:rsidRDefault="00042B08" w:rsidP="00786136">
      <w:pPr>
        <w:rPr>
          <w:lang w:val="sr-Cyrl-RS"/>
        </w:rPr>
      </w:pPr>
    </w:p>
    <w:p w14:paraId="14366995" w14:textId="77777777" w:rsidR="00E030FB" w:rsidRDefault="00E030FB" w:rsidP="00786136">
      <w:pPr>
        <w:rPr>
          <w:lang w:val="sr-Cyrl-RS"/>
        </w:rPr>
      </w:pPr>
    </w:p>
    <w:tbl>
      <w:tblPr>
        <w:tblStyle w:val="GridTable4-Accent5"/>
        <w:tblW w:w="0" w:type="auto"/>
        <w:jc w:val="center"/>
        <w:tblLook w:val="04A0" w:firstRow="1" w:lastRow="0" w:firstColumn="1" w:lastColumn="0" w:noHBand="0" w:noVBand="1"/>
      </w:tblPr>
      <w:tblGrid>
        <w:gridCol w:w="2337"/>
        <w:gridCol w:w="2337"/>
        <w:gridCol w:w="2338"/>
        <w:gridCol w:w="2338"/>
      </w:tblGrid>
      <w:tr w:rsidR="005F32B6" w14:paraId="6698E0F3" w14:textId="77777777" w:rsidTr="002F584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F958661" w14:textId="4C042854" w:rsidR="005F32B6" w:rsidRDefault="005F32B6" w:rsidP="005F32B6">
            <w:pPr>
              <w:jc w:val="center"/>
              <w:rPr>
                <w:lang w:val="sr-Cyrl-RS"/>
              </w:rPr>
            </w:pPr>
            <w:r>
              <w:rPr>
                <w:lang w:val="sr-Cyrl-RS"/>
              </w:rPr>
              <w:t>Члан тима</w:t>
            </w:r>
          </w:p>
        </w:tc>
        <w:tc>
          <w:tcPr>
            <w:tcW w:w="2337" w:type="dxa"/>
            <w:vAlign w:val="center"/>
          </w:tcPr>
          <w:p w14:paraId="7650EDA2" w14:textId="1A05DF57" w:rsidR="005F32B6" w:rsidRDefault="005F32B6" w:rsidP="005F32B6">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Датум</w:t>
            </w:r>
          </w:p>
        </w:tc>
        <w:tc>
          <w:tcPr>
            <w:tcW w:w="2338" w:type="dxa"/>
            <w:vAlign w:val="center"/>
          </w:tcPr>
          <w:p w14:paraId="19B95B1C" w14:textId="05456C2A" w:rsidR="005F32B6" w:rsidRDefault="005F32B6" w:rsidP="005F32B6">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Опис измене</w:t>
            </w:r>
          </w:p>
        </w:tc>
        <w:tc>
          <w:tcPr>
            <w:tcW w:w="2338" w:type="dxa"/>
            <w:vAlign w:val="center"/>
          </w:tcPr>
          <w:p w14:paraId="76E9135D" w14:textId="5E105556" w:rsidR="005F32B6" w:rsidRDefault="005F32B6" w:rsidP="005F32B6">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Верзија</w:t>
            </w:r>
          </w:p>
        </w:tc>
      </w:tr>
      <w:tr w:rsidR="005F32B6" w14:paraId="10D38BCA" w14:textId="77777777" w:rsidTr="002F584E">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1FAC863" w14:textId="4E40927D" w:rsidR="005F32B6" w:rsidRPr="00485519" w:rsidRDefault="001121CE" w:rsidP="005F32B6">
            <w:pPr>
              <w:jc w:val="center"/>
              <w:rPr>
                <w:color w:val="000000" w:themeColor="text1"/>
                <w:lang w:val="sr-Cyrl-RS"/>
              </w:rPr>
            </w:pPr>
            <w:r w:rsidRPr="00485519">
              <w:rPr>
                <w:color w:val="000000" w:themeColor="text1"/>
                <w:lang w:val="sr-Cyrl-RS"/>
              </w:rPr>
              <w:t xml:space="preserve">Тамара </w:t>
            </w:r>
            <w:proofErr w:type="spellStart"/>
            <w:r w:rsidRPr="00485519">
              <w:rPr>
                <w:color w:val="000000" w:themeColor="text1"/>
                <w:lang w:val="sr-Cyrl-RS"/>
              </w:rPr>
              <w:t>Јеринић</w:t>
            </w:r>
            <w:proofErr w:type="spellEnd"/>
          </w:p>
        </w:tc>
        <w:tc>
          <w:tcPr>
            <w:tcW w:w="2337" w:type="dxa"/>
            <w:vAlign w:val="center"/>
          </w:tcPr>
          <w:p w14:paraId="5CE625FA" w14:textId="1AC6FC64" w:rsidR="005F32B6" w:rsidRPr="00485519" w:rsidRDefault="00A553A0" w:rsidP="005F32B6">
            <w:pPr>
              <w:jc w:val="center"/>
              <w:cnfStyle w:val="000000100000" w:firstRow="0" w:lastRow="0" w:firstColumn="0" w:lastColumn="0" w:oddVBand="0" w:evenVBand="0" w:oddHBand="1" w:evenHBand="0" w:firstRowFirstColumn="0" w:firstRowLastColumn="0" w:lastRowFirstColumn="0" w:lastRowLastColumn="0"/>
              <w:rPr>
                <w:color w:val="000000" w:themeColor="text1"/>
                <w:lang w:val="sr-Cyrl-RS"/>
              </w:rPr>
            </w:pPr>
            <w:r>
              <w:rPr>
                <w:color w:val="000000" w:themeColor="text1"/>
                <w:lang w:val="sr-Cyrl-RS"/>
              </w:rPr>
              <w:t>19</w:t>
            </w:r>
            <w:r w:rsidR="003E73C7">
              <w:rPr>
                <w:color w:val="000000" w:themeColor="text1"/>
                <w:lang w:val="sr-Cyrl-RS"/>
              </w:rPr>
              <w:t>.04.2022.</w:t>
            </w:r>
          </w:p>
        </w:tc>
        <w:tc>
          <w:tcPr>
            <w:tcW w:w="2338" w:type="dxa"/>
            <w:vAlign w:val="center"/>
          </w:tcPr>
          <w:p w14:paraId="044BC183" w14:textId="13F3ACC5" w:rsidR="005F32B6" w:rsidRPr="00485519" w:rsidRDefault="00485519" w:rsidP="005F32B6">
            <w:pPr>
              <w:jc w:val="center"/>
              <w:cnfStyle w:val="000000100000" w:firstRow="0" w:lastRow="0" w:firstColumn="0" w:lastColumn="0" w:oddVBand="0" w:evenVBand="0" w:oddHBand="1" w:evenHBand="0" w:firstRowFirstColumn="0" w:firstRowLastColumn="0" w:lastRowFirstColumn="0" w:lastRowLastColumn="0"/>
              <w:rPr>
                <w:color w:val="000000" w:themeColor="text1"/>
                <w:lang w:val="sr-Cyrl-RS"/>
              </w:rPr>
            </w:pPr>
            <w:r w:rsidRPr="00485519">
              <w:rPr>
                <w:color w:val="000000" w:themeColor="text1"/>
                <w:lang w:val="sr-Cyrl-RS"/>
              </w:rPr>
              <w:t>Писање</w:t>
            </w:r>
            <w:r>
              <w:rPr>
                <w:color w:val="000000" w:themeColor="text1"/>
                <w:lang w:val="sr-Cyrl-RS"/>
              </w:rPr>
              <w:t xml:space="preserve"> </w:t>
            </w:r>
            <w:r w:rsidR="00CA269A">
              <w:rPr>
                <w:color w:val="000000" w:themeColor="text1"/>
                <w:lang w:val="sr-Cyrl-RS"/>
              </w:rPr>
              <w:t>дела</w:t>
            </w:r>
            <w:r>
              <w:rPr>
                <w:color w:val="000000" w:themeColor="text1"/>
                <w:lang w:val="sr-Cyrl-RS"/>
              </w:rPr>
              <w:t xml:space="preserve"> 1</w:t>
            </w:r>
          </w:p>
        </w:tc>
        <w:tc>
          <w:tcPr>
            <w:tcW w:w="2338" w:type="dxa"/>
            <w:vAlign w:val="center"/>
          </w:tcPr>
          <w:p w14:paraId="694B8253" w14:textId="234A7D16" w:rsidR="005F32B6" w:rsidRPr="00485519" w:rsidRDefault="00A553A0" w:rsidP="005F32B6">
            <w:pPr>
              <w:jc w:val="center"/>
              <w:cnfStyle w:val="000000100000" w:firstRow="0" w:lastRow="0" w:firstColumn="0" w:lastColumn="0" w:oddVBand="0" w:evenVBand="0" w:oddHBand="1" w:evenHBand="0" w:firstRowFirstColumn="0" w:firstRowLastColumn="0" w:lastRowFirstColumn="0" w:lastRowLastColumn="0"/>
              <w:rPr>
                <w:color w:val="000000" w:themeColor="text1"/>
                <w:lang w:val="sr-Cyrl-RS"/>
              </w:rPr>
            </w:pPr>
            <w:r>
              <w:rPr>
                <w:color w:val="000000" w:themeColor="text1"/>
                <w:lang w:val="sr-Cyrl-RS"/>
              </w:rPr>
              <w:t>0.1</w:t>
            </w:r>
          </w:p>
        </w:tc>
      </w:tr>
      <w:tr w:rsidR="005F32B6" w14:paraId="644ADD7F" w14:textId="77777777" w:rsidTr="002F584E">
        <w:trPr>
          <w:trHeight w:val="701"/>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EA66B7F" w14:textId="7A8365CD" w:rsidR="005F32B6" w:rsidRPr="00485519" w:rsidRDefault="001121CE" w:rsidP="005F32B6">
            <w:pPr>
              <w:jc w:val="center"/>
              <w:rPr>
                <w:color w:val="000000" w:themeColor="text1"/>
                <w:lang w:val="sr-Cyrl-RS"/>
              </w:rPr>
            </w:pPr>
            <w:r w:rsidRPr="00485519">
              <w:rPr>
                <w:color w:val="000000" w:themeColor="text1"/>
                <w:lang w:val="sr-Cyrl-RS"/>
              </w:rPr>
              <w:t xml:space="preserve">Иван </w:t>
            </w:r>
            <w:proofErr w:type="spellStart"/>
            <w:r w:rsidRPr="00485519">
              <w:rPr>
                <w:color w:val="000000" w:themeColor="text1"/>
                <w:lang w:val="sr-Cyrl-RS"/>
              </w:rPr>
              <w:t>Љубисављевић</w:t>
            </w:r>
            <w:proofErr w:type="spellEnd"/>
          </w:p>
        </w:tc>
        <w:tc>
          <w:tcPr>
            <w:tcW w:w="2337" w:type="dxa"/>
            <w:vAlign w:val="center"/>
          </w:tcPr>
          <w:p w14:paraId="7176B9EE" w14:textId="61D0B4A2" w:rsidR="005F32B6" w:rsidRPr="00485519" w:rsidRDefault="00A553A0" w:rsidP="005F32B6">
            <w:pPr>
              <w:jc w:val="cente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Pr>
                <w:color w:val="000000" w:themeColor="text1"/>
                <w:lang w:val="sr-Cyrl-RS"/>
              </w:rPr>
              <w:t>19</w:t>
            </w:r>
            <w:r w:rsidR="003E73C7">
              <w:rPr>
                <w:color w:val="000000" w:themeColor="text1"/>
                <w:lang w:val="sr-Cyrl-RS"/>
              </w:rPr>
              <w:t>.04.2022.</w:t>
            </w:r>
          </w:p>
        </w:tc>
        <w:tc>
          <w:tcPr>
            <w:tcW w:w="2338" w:type="dxa"/>
            <w:vAlign w:val="center"/>
          </w:tcPr>
          <w:p w14:paraId="72C7D4A5" w14:textId="018D44A2" w:rsidR="005F32B6" w:rsidRPr="00485519" w:rsidRDefault="00485519" w:rsidP="005F32B6">
            <w:pPr>
              <w:jc w:val="cente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Pr>
                <w:color w:val="000000" w:themeColor="text1"/>
                <w:lang w:val="sr-Cyrl-RS"/>
              </w:rPr>
              <w:t xml:space="preserve">Писање </w:t>
            </w:r>
            <w:r w:rsidR="00CA269A">
              <w:rPr>
                <w:color w:val="000000" w:themeColor="text1"/>
                <w:lang w:val="sr-Cyrl-RS"/>
              </w:rPr>
              <w:t>дела</w:t>
            </w:r>
            <w:r>
              <w:rPr>
                <w:color w:val="000000" w:themeColor="text1"/>
                <w:lang w:val="sr-Cyrl-RS"/>
              </w:rPr>
              <w:t xml:space="preserve"> 2</w:t>
            </w:r>
          </w:p>
        </w:tc>
        <w:tc>
          <w:tcPr>
            <w:tcW w:w="2338" w:type="dxa"/>
            <w:vAlign w:val="center"/>
          </w:tcPr>
          <w:p w14:paraId="7735C170" w14:textId="6B17561B" w:rsidR="005F32B6" w:rsidRPr="00485519" w:rsidRDefault="00A553A0" w:rsidP="005F32B6">
            <w:pPr>
              <w:jc w:val="cente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Pr>
                <w:color w:val="000000" w:themeColor="text1"/>
                <w:lang w:val="sr-Cyrl-RS"/>
              </w:rPr>
              <w:t>0.2</w:t>
            </w:r>
          </w:p>
        </w:tc>
      </w:tr>
      <w:tr w:rsidR="005F32B6" w14:paraId="3661CAEE" w14:textId="77777777" w:rsidTr="002F584E">
        <w:trPr>
          <w:cnfStyle w:val="000000100000" w:firstRow="0" w:lastRow="0" w:firstColumn="0" w:lastColumn="0" w:oddVBand="0" w:evenVBand="0" w:oddHBand="1" w:evenHBand="0" w:firstRowFirstColumn="0" w:firstRowLastColumn="0" w:lastRowFirstColumn="0" w:lastRowLastColumn="0"/>
          <w:trHeight w:val="692"/>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27203C10" w14:textId="13F3F189" w:rsidR="005F32B6" w:rsidRPr="00485519" w:rsidRDefault="001121CE" w:rsidP="005F32B6">
            <w:pPr>
              <w:jc w:val="center"/>
              <w:rPr>
                <w:color w:val="000000" w:themeColor="text1"/>
                <w:lang w:val="sr-Cyrl-RS"/>
              </w:rPr>
            </w:pPr>
            <w:r w:rsidRPr="00485519">
              <w:rPr>
                <w:color w:val="000000" w:themeColor="text1"/>
                <w:lang w:val="sr-Cyrl-RS"/>
              </w:rPr>
              <w:t>Огњен Ћирковић</w:t>
            </w:r>
          </w:p>
        </w:tc>
        <w:tc>
          <w:tcPr>
            <w:tcW w:w="2337" w:type="dxa"/>
            <w:vAlign w:val="center"/>
          </w:tcPr>
          <w:p w14:paraId="1AACED02" w14:textId="404A9FED" w:rsidR="005F32B6" w:rsidRPr="00485519" w:rsidRDefault="00A553A0" w:rsidP="005F32B6">
            <w:pPr>
              <w:jc w:val="center"/>
              <w:cnfStyle w:val="000000100000" w:firstRow="0" w:lastRow="0" w:firstColumn="0" w:lastColumn="0" w:oddVBand="0" w:evenVBand="0" w:oddHBand="1" w:evenHBand="0" w:firstRowFirstColumn="0" w:firstRowLastColumn="0" w:lastRowFirstColumn="0" w:lastRowLastColumn="0"/>
              <w:rPr>
                <w:color w:val="000000" w:themeColor="text1"/>
                <w:lang w:val="sr-Cyrl-RS"/>
              </w:rPr>
            </w:pPr>
            <w:r>
              <w:rPr>
                <w:color w:val="000000" w:themeColor="text1"/>
                <w:lang w:val="sr-Cyrl-RS"/>
              </w:rPr>
              <w:t>19</w:t>
            </w:r>
            <w:r w:rsidR="003E73C7">
              <w:rPr>
                <w:color w:val="000000" w:themeColor="text1"/>
                <w:lang w:val="sr-Cyrl-RS"/>
              </w:rPr>
              <w:t>.04.2022.</w:t>
            </w:r>
          </w:p>
        </w:tc>
        <w:tc>
          <w:tcPr>
            <w:tcW w:w="2338" w:type="dxa"/>
            <w:vAlign w:val="center"/>
          </w:tcPr>
          <w:p w14:paraId="770D2C3B" w14:textId="6089EC31" w:rsidR="005F32B6" w:rsidRPr="00485519" w:rsidRDefault="00485519" w:rsidP="005F32B6">
            <w:pPr>
              <w:jc w:val="center"/>
              <w:cnfStyle w:val="000000100000" w:firstRow="0" w:lastRow="0" w:firstColumn="0" w:lastColumn="0" w:oddVBand="0" w:evenVBand="0" w:oddHBand="1" w:evenHBand="0" w:firstRowFirstColumn="0" w:firstRowLastColumn="0" w:lastRowFirstColumn="0" w:lastRowLastColumn="0"/>
              <w:rPr>
                <w:color w:val="000000" w:themeColor="text1"/>
                <w:lang w:val="sr-Cyrl-RS"/>
              </w:rPr>
            </w:pPr>
            <w:r>
              <w:rPr>
                <w:color w:val="000000" w:themeColor="text1"/>
                <w:lang w:val="sr-Cyrl-RS"/>
              </w:rPr>
              <w:t xml:space="preserve">Писање </w:t>
            </w:r>
            <w:r w:rsidR="00F8273B">
              <w:rPr>
                <w:color w:val="000000" w:themeColor="text1"/>
                <w:lang w:val="sr-Cyrl-RS"/>
              </w:rPr>
              <w:t>дела 3.1.</w:t>
            </w:r>
          </w:p>
        </w:tc>
        <w:tc>
          <w:tcPr>
            <w:tcW w:w="2338" w:type="dxa"/>
            <w:vAlign w:val="center"/>
          </w:tcPr>
          <w:p w14:paraId="4F66D0B7" w14:textId="55EC6DC8" w:rsidR="005F32B6" w:rsidRPr="00485519" w:rsidRDefault="00A553A0" w:rsidP="005F32B6">
            <w:pPr>
              <w:jc w:val="center"/>
              <w:cnfStyle w:val="000000100000" w:firstRow="0" w:lastRow="0" w:firstColumn="0" w:lastColumn="0" w:oddVBand="0" w:evenVBand="0" w:oddHBand="1" w:evenHBand="0" w:firstRowFirstColumn="0" w:firstRowLastColumn="0" w:lastRowFirstColumn="0" w:lastRowLastColumn="0"/>
              <w:rPr>
                <w:color w:val="000000" w:themeColor="text1"/>
                <w:lang w:val="sr-Cyrl-RS"/>
              </w:rPr>
            </w:pPr>
            <w:r>
              <w:rPr>
                <w:color w:val="000000" w:themeColor="text1"/>
                <w:lang w:val="sr-Cyrl-RS"/>
              </w:rPr>
              <w:t>0.3</w:t>
            </w:r>
          </w:p>
        </w:tc>
      </w:tr>
      <w:tr w:rsidR="005F32B6" w14:paraId="1057DD25" w14:textId="77777777" w:rsidTr="002F584E">
        <w:trPr>
          <w:trHeight w:val="746"/>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0B2ED1E" w14:textId="02FC146E" w:rsidR="005F32B6" w:rsidRPr="00485519" w:rsidRDefault="001121CE" w:rsidP="005F32B6">
            <w:pPr>
              <w:jc w:val="center"/>
              <w:rPr>
                <w:color w:val="000000" w:themeColor="text1"/>
                <w:lang w:val="sr-Cyrl-RS"/>
              </w:rPr>
            </w:pPr>
            <w:r w:rsidRPr="00485519">
              <w:rPr>
                <w:color w:val="000000" w:themeColor="text1"/>
                <w:lang w:val="sr-Cyrl-RS"/>
              </w:rPr>
              <w:t xml:space="preserve">Соња </w:t>
            </w:r>
            <w:proofErr w:type="spellStart"/>
            <w:r w:rsidRPr="00485519">
              <w:rPr>
                <w:color w:val="000000" w:themeColor="text1"/>
                <w:lang w:val="sr-Cyrl-RS"/>
              </w:rPr>
              <w:t>Галовић</w:t>
            </w:r>
            <w:proofErr w:type="spellEnd"/>
          </w:p>
        </w:tc>
        <w:tc>
          <w:tcPr>
            <w:tcW w:w="2337" w:type="dxa"/>
            <w:vAlign w:val="center"/>
          </w:tcPr>
          <w:p w14:paraId="4B3F7DE0" w14:textId="4C57AE65" w:rsidR="005F32B6" w:rsidRPr="00485519" w:rsidRDefault="003E73C7" w:rsidP="005F32B6">
            <w:pPr>
              <w:jc w:val="cente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Pr>
                <w:color w:val="000000" w:themeColor="text1"/>
                <w:lang w:val="sr-Cyrl-RS"/>
              </w:rPr>
              <w:t>20.04.2022.</w:t>
            </w:r>
          </w:p>
        </w:tc>
        <w:tc>
          <w:tcPr>
            <w:tcW w:w="2338" w:type="dxa"/>
            <w:vAlign w:val="center"/>
          </w:tcPr>
          <w:p w14:paraId="5DCCDC61" w14:textId="1E711E9A" w:rsidR="005F32B6" w:rsidRPr="00485519" w:rsidRDefault="00F8273B" w:rsidP="005F32B6">
            <w:pPr>
              <w:jc w:val="cente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Pr>
                <w:color w:val="000000" w:themeColor="text1"/>
                <w:lang w:val="sr-Cyrl-RS"/>
              </w:rPr>
              <w:t>Писање дела 3.2.</w:t>
            </w:r>
          </w:p>
        </w:tc>
        <w:tc>
          <w:tcPr>
            <w:tcW w:w="2338" w:type="dxa"/>
            <w:vAlign w:val="center"/>
          </w:tcPr>
          <w:p w14:paraId="172F658F" w14:textId="6BE270C6" w:rsidR="005F32B6" w:rsidRPr="00485519" w:rsidRDefault="00A553A0" w:rsidP="005F32B6">
            <w:pPr>
              <w:jc w:val="cente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Pr>
                <w:color w:val="000000" w:themeColor="text1"/>
                <w:lang w:val="sr-Cyrl-RS"/>
              </w:rPr>
              <w:t>0.4</w:t>
            </w:r>
          </w:p>
        </w:tc>
      </w:tr>
      <w:tr w:rsidR="005F32B6" w14:paraId="21672F8A" w14:textId="77777777" w:rsidTr="002F584E">
        <w:trPr>
          <w:cnfStyle w:val="000000100000" w:firstRow="0" w:lastRow="0" w:firstColumn="0" w:lastColumn="0" w:oddVBand="0" w:evenVBand="0" w:oddHBand="1" w:evenHBand="0" w:firstRowFirstColumn="0" w:firstRowLastColumn="0" w:lastRowFirstColumn="0" w:lastRowLastColumn="0"/>
          <w:trHeight w:val="881"/>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5CB7EC7" w14:textId="7CE7B16B" w:rsidR="005F32B6" w:rsidRPr="00485519" w:rsidRDefault="001121CE" w:rsidP="005F32B6">
            <w:pPr>
              <w:jc w:val="center"/>
              <w:rPr>
                <w:color w:val="000000" w:themeColor="text1"/>
                <w:lang w:val="sr-Cyrl-RS"/>
              </w:rPr>
            </w:pPr>
            <w:r w:rsidRPr="00485519">
              <w:rPr>
                <w:color w:val="000000" w:themeColor="text1"/>
                <w:lang w:val="sr-Cyrl-RS"/>
              </w:rPr>
              <w:t>Данијел Анђелковић</w:t>
            </w:r>
          </w:p>
        </w:tc>
        <w:tc>
          <w:tcPr>
            <w:tcW w:w="2337" w:type="dxa"/>
            <w:vAlign w:val="center"/>
          </w:tcPr>
          <w:p w14:paraId="3ACB63D2" w14:textId="0D9F5A64" w:rsidR="005F32B6" w:rsidRPr="00485519" w:rsidRDefault="00A553A0" w:rsidP="005F32B6">
            <w:pPr>
              <w:jc w:val="center"/>
              <w:cnfStyle w:val="000000100000" w:firstRow="0" w:lastRow="0" w:firstColumn="0" w:lastColumn="0" w:oddVBand="0" w:evenVBand="0" w:oddHBand="1" w:evenHBand="0" w:firstRowFirstColumn="0" w:firstRowLastColumn="0" w:lastRowFirstColumn="0" w:lastRowLastColumn="0"/>
              <w:rPr>
                <w:color w:val="000000" w:themeColor="text1"/>
                <w:lang w:val="sr-Cyrl-RS"/>
              </w:rPr>
            </w:pPr>
            <w:r>
              <w:rPr>
                <w:color w:val="000000" w:themeColor="text1"/>
                <w:lang w:val="sr-Cyrl-RS"/>
              </w:rPr>
              <w:t>20.04.2022.</w:t>
            </w:r>
          </w:p>
        </w:tc>
        <w:tc>
          <w:tcPr>
            <w:tcW w:w="2338" w:type="dxa"/>
            <w:vAlign w:val="center"/>
          </w:tcPr>
          <w:p w14:paraId="27C14CBA" w14:textId="69761767" w:rsidR="005F32B6" w:rsidRPr="00485519" w:rsidRDefault="00F8273B" w:rsidP="005F32B6">
            <w:pPr>
              <w:jc w:val="center"/>
              <w:cnfStyle w:val="000000100000" w:firstRow="0" w:lastRow="0" w:firstColumn="0" w:lastColumn="0" w:oddVBand="0" w:evenVBand="0" w:oddHBand="1" w:evenHBand="0" w:firstRowFirstColumn="0" w:firstRowLastColumn="0" w:lastRowFirstColumn="0" w:lastRowLastColumn="0"/>
              <w:rPr>
                <w:color w:val="000000" w:themeColor="text1"/>
                <w:lang w:val="sr-Cyrl-RS"/>
              </w:rPr>
            </w:pPr>
            <w:r>
              <w:rPr>
                <w:color w:val="000000" w:themeColor="text1"/>
                <w:lang w:val="sr-Cyrl-RS"/>
              </w:rPr>
              <w:t>Писање дела 4.1. и дода</w:t>
            </w:r>
            <w:r w:rsidR="00303F4B">
              <w:rPr>
                <w:color w:val="000000" w:themeColor="text1"/>
                <w:lang w:val="sr-Cyrl-RS"/>
              </w:rPr>
              <w:t xml:space="preserve">вања </w:t>
            </w:r>
            <w:r w:rsidR="001E3792">
              <w:rPr>
                <w:color w:val="000000" w:themeColor="text1"/>
                <w:lang w:val="sr-Cyrl-RS"/>
              </w:rPr>
              <w:t>дијаграма</w:t>
            </w:r>
            <w:r w:rsidR="00303F4B">
              <w:rPr>
                <w:color w:val="000000" w:themeColor="text1"/>
                <w:lang w:val="sr-Cyrl-RS"/>
              </w:rPr>
              <w:t xml:space="preserve"> у део 3</w:t>
            </w:r>
          </w:p>
        </w:tc>
        <w:tc>
          <w:tcPr>
            <w:tcW w:w="2338" w:type="dxa"/>
            <w:vAlign w:val="center"/>
          </w:tcPr>
          <w:p w14:paraId="3DA94274" w14:textId="3D918373" w:rsidR="005F32B6" w:rsidRPr="00485519" w:rsidRDefault="00A553A0" w:rsidP="005F32B6">
            <w:pPr>
              <w:jc w:val="center"/>
              <w:cnfStyle w:val="000000100000" w:firstRow="0" w:lastRow="0" w:firstColumn="0" w:lastColumn="0" w:oddVBand="0" w:evenVBand="0" w:oddHBand="1" w:evenHBand="0" w:firstRowFirstColumn="0" w:firstRowLastColumn="0" w:lastRowFirstColumn="0" w:lastRowLastColumn="0"/>
              <w:rPr>
                <w:color w:val="000000" w:themeColor="text1"/>
                <w:lang w:val="sr-Cyrl-RS"/>
              </w:rPr>
            </w:pPr>
            <w:r>
              <w:rPr>
                <w:color w:val="000000" w:themeColor="text1"/>
                <w:lang w:val="sr-Cyrl-RS"/>
              </w:rPr>
              <w:t>0.5</w:t>
            </w:r>
          </w:p>
        </w:tc>
      </w:tr>
      <w:tr w:rsidR="005F32B6" w14:paraId="2ECCC86C" w14:textId="77777777" w:rsidTr="002F584E">
        <w:trPr>
          <w:trHeight w:val="1232"/>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E977AFB" w14:textId="13CB843C" w:rsidR="005F32B6" w:rsidRPr="00485519" w:rsidRDefault="001121CE" w:rsidP="005F32B6">
            <w:pPr>
              <w:jc w:val="center"/>
              <w:rPr>
                <w:color w:val="000000" w:themeColor="text1"/>
                <w:lang w:val="sr-Cyrl-RS"/>
              </w:rPr>
            </w:pPr>
            <w:r w:rsidRPr="00485519">
              <w:rPr>
                <w:color w:val="000000" w:themeColor="text1"/>
                <w:lang w:val="sr-Cyrl-RS"/>
              </w:rPr>
              <w:t>Невена Бојовић</w:t>
            </w:r>
          </w:p>
        </w:tc>
        <w:tc>
          <w:tcPr>
            <w:tcW w:w="2337" w:type="dxa"/>
            <w:vAlign w:val="center"/>
          </w:tcPr>
          <w:p w14:paraId="6455AB59" w14:textId="152096FF" w:rsidR="005F32B6" w:rsidRPr="00485519" w:rsidRDefault="00A553A0" w:rsidP="005F32B6">
            <w:pPr>
              <w:jc w:val="cente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Pr>
                <w:color w:val="000000" w:themeColor="text1"/>
                <w:lang w:val="sr-Cyrl-RS"/>
              </w:rPr>
              <w:t>20.04.2022.</w:t>
            </w:r>
          </w:p>
        </w:tc>
        <w:tc>
          <w:tcPr>
            <w:tcW w:w="2338" w:type="dxa"/>
            <w:vAlign w:val="center"/>
          </w:tcPr>
          <w:p w14:paraId="459B7011" w14:textId="57C99BA7" w:rsidR="005F32B6" w:rsidRPr="00485519" w:rsidRDefault="00303F4B" w:rsidP="005F32B6">
            <w:pPr>
              <w:jc w:val="cente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Pr>
                <w:color w:val="000000" w:themeColor="text1"/>
                <w:lang w:val="sr-Cyrl-RS"/>
              </w:rPr>
              <w:t xml:space="preserve">Писање делова 4.2, 4.3, 4.4 и додавање слика у </w:t>
            </w:r>
            <w:r w:rsidR="00CA269A">
              <w:rPr>
                <w:color w:val="000000" w:themeColor="text1"/>
                <w:lang w:val="sr-Cyrl-RS"/>
              </w:rPr>
              <w:t>део 4, писање дела 5</w:t>
            </w:r>
          </w:p>
        </w:tc>
        <w:tc>
          <w:tcPr>
            <w:tcW w:w="2338" w:type="dxa"/>
            <w:vAlign w:val="center"/>
          </w:tcPr>
          <w:p w14:paraId="772703E1" w14:textId="15D2BDFB" w:rsidR="005F32B6" w:rsidRPr="00485519" w:rsidRDefault="00431407" w:rsidP="005F32B6">
            <w:pPr>
              <w:jc w:val="cente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Pr>
                <w:color w:val="000000" w:themeColor="text1"/>
                <w:lang w:val="sr-Cyrl-RS"/>
              </w:rPr>
              <w:t>1.0</w:t>
            </w:r>
          </w:p>
        </w:tc>
      </w:tr>
    </w:tbl>
    <w:p w14:paraId="57E1C167" w14:textId="77777777" w:rsidR="00042B08" w:rsidRDefault="00042B08" w:rsidP="00786136">
      <w:pPr>
        <w:rPr>
          <w:lang w:val="sr-Cyrl-RS"/>
        </w:rPr>
      </w:pPr>
    </w:p>
    <w:p w14:paraId="486E0475" w14:textId="77777777" w:rsidR="00042B08" w:rsidRDefault="00042B08" w:rsidP="00786136">
      <w:pPr>
        <w:rPr>
          <w:lang w:val="sr-Cyrl-RS"/>
        </w:rPr>
      </w:pPr>
    </w:p>
    <w:p w14:paraId="7889B841" w14:textId="77777777" w:rsidR="00042B08" w:rsidRDefault="00042B08" w:rsidP="00786136">
      <w:pPr>
        <w:rPr>
          <w:lang w:val="sr-Cyrl-RS"/>
        </w:rPr>
      </w:pPr>
    </w:p>
    <w:p w14:paraId="5ADCD5BE" w14:textId="77777777" w:rsidR="00042B08" w:rsidRDefault="00042B08" w:rsidP="00786136">
      <w:pPr>
        <w:rPr>
          <w:lang w:val="sr-Cyrl-RS"/>
        </w:rPr>
      </w:pPr>
    </w:p>
    <w:p w14:paraId="3B538A9B" w14:textId="77777777" w:rsidR="00042B08" w:rsidRDefault="00042B08" w:rsidP="00786136">
      <w:pPr>
        <w:rPr>
          <w:lang w:val="sr-Cyrl-RS"/>
        </w:rPr>
      </w:pPr>
    </w:p>
    <w:p w14:paraId="48C70400" w14:textId="77777777" w:rsidR="00042B08" w:rsidRDefault="00042B08" w:rsidP="00786136">
      <w:pPr>
        <w:rPr>
          <w:lang w:val="sr-Cyrl-RS"/>
        </w:rPr>
      </w:pPr>
    </w:p>
    <w:p w14:paraId="10AE5122" w14:textId="77777777" w:rsidR="00042B08" w:rsidRDefault="00042B08" w:rsidP="00786136">
      <w:pPr>
        <w:rPr>
          <w:lang w:val="sr-Cyrl-RS"/>
        </w:rPr>
      </w:pPr>
    </w:p>
    <w:p w14:paraId="6175B01A" w14:textId="77777777" w:rsidR="00042B08" w:rsidRDefault="00042B08" w:rsidP="00786136">
      <w:pPr>
        <w:rPr>
          <w:lang w:val="sr-Cyrl-RS"/>
        </w:rPr>
      </w:pPr>
    </w:p>
    <w:p w14:paraId="6AF19334" w14:textId="77777777" w:rsidR="001D707B" w:rsidRDefault="001D707B" w:rsidP="00786136">
      <w:pPr>
        <w:rPr>
          <w:lang w:val="sr-Cyrl-RS"/>
        </w:rPr>
      </w:pPr>
    </w:p>
    <w:p w14:paraId="094C70E1" w14:textId="77777777" w:rsidR="00042B08" w:rsidRDefault="00042B08" w:rsidP="00786136">
      <w:pPr>
        <w:rPr>
          <w:lang w:val="sr-Cyrl-RS"/>
        </w:rPr>
      </w:pPr>
    </w:p>
    <w:p w14:paraId="5A4682F0" w14:textId="77777777" w:rsidR="00042B08" w:rsidRPr="00786136" w:rsidRDefault="00042B08" w:rsidP="00786136">
      <w:pPr>
        <w:rPr>
          <w:rFonts w:asciiTheme="majorHAnsi" w:eastAsiaTheme="majorEastAsia" w:hAnsiTheme="majorHAnsi" w:cstheme="majorBidi"/>
          <w:color w:val="2F5496" w:themeColor="accent1" w:themeShade="BF"/>
          <w:sz w:val="32"/>
          <w:szCs w:val="32"/>
          <w:lang w:val="sr-Cyrl-RS"/>
        </w:rPr>
      </w:pPr>
    </w:p>
    <w:p w14:paraId="09FB2226" w14:textId="6E1CCA06" w:rsidR="00F87434" w:rsidRDefault="30874063" w:rsidP="68738A90">
      <w:pPr>
        <w:pStyle w:val="Heading1"/>
        <w:rPr>
          <w:lang w:val="sr-Cyrl-RS"/>
        </w:rPr>
      </w:pPr>
      <w:bookmarkStart w:id="0" w:name="_Toc2041601532"/>
      <w:bookmarkStart w:id="1" w:name="_Toc101465937"/>
      <w:r w:rsidRPr="3EA4B57E">
        <w:rPr>
          <w:lang w:val="sr-Cyrl-RS"/>
        </w:rPr>
        <w:lastRenderedPageBreak/>
        <w:t>Увод</w:t>
      </w:r>
      <w:bookmarkEnd w:id="0"/>
      <w:bookmarkEnd w:id="1"/>
    </w:p>
    <w:p w14:paraId="0954D492" w14:textId="77777777" w:rsidR="005823EB" w:rsidRPr="005823EB" w:rsidRDefault="005823EB" w:rsidP="005823EB">
      <w:pPr>
        <w:rPr>
          <w:lang w:val="sr-Cyrl-RS"/>
        </w:rPr>
      </w:pPr>
    </w:p>
    <w:p w14:paraId="0972D382" w14:textId="60CEA88B" w:rsidR="6D301DD2" w:rsidRDefault="3916BB18" w:rsidP="225DA11D">
      <w:pPr>
        <w:pStyle w:val="Heading2"/>
        <w:rPr>
          <w:lang w:val="sr-Cyrl-RS"/>
        </w:rPr>
      </w:pPr>
      <w:bookmarkStart w:id="2" w:name="_Toc786046211"/>
      <w:bookmarkStart w:id="3" w:name="_Toc101383937"/>
      <w:bookmarkStart w:id="4" w:name="_Toc101384010"/>
      <w:bookmarkStart w:id="5" w:name="_Toc101465938"/>
      <w:r w:rsidRPr="40A6CD67">
        <w:rPr>
          <w:lang w:val="sr-Cyrl-RS"/>
        </w:rPr>
        <w:t>Намена докум</w:t>
      </w:r>
      <w:r w:rsidR="56997DAD" w:rsidRPr="40A6CD67">
        <w:rPr>
          <w:lang w:val="sr-Cyrl-RS"/>
        </w:rPr>
        <w:t>ента</w:t>
      </w:r>
      <w:bookmarkStart w:id="6" w:name="_Toc101384011"/>
      <w:bookmarkEnd w:id="2"/>
      <w:bookmarkEnd w:id="3"/>
      <w:bookmarkEnd w:id="4"/>
      <w:bookmarkEnd w:id="5"/>
      <w:bookmarkEnd w:id="6"/>
    </w:p>
    <w:p w14:paraId="7A6262D7" w14:textId="77777777" w:rsidR="0078544F" w:rsidRDefault="0078544F" w:rsidP="005823EB">
      <w:pPr>
        <w:rPr>
          <w:lang w:val="sr-Cyrl-RS"/>
        </w:rPr>
      </w:pPr>
    </w:p>
    <w:p w14:paraId="08E835E9" w14:textId="7EB34B9F" w:rsidR="408E863B" w:rsidRDefault="408E863B" w:rsidP="0078544F">
      <w:pPr>
        <w:ind w:firstLine="576"/>
        <w:rPr>
          <w:lang w:val="sr-Cyrl-RS"/>
        </w:rPr>
      </w:pPr>
      <w:r w:rsidRPr="5BB995DC">
        <w:rPr>
          <w:lang w:val="sr-Cyrl-RS"/>
        </w:rPr>
        <w:t xml:space="preserve">Намена документа </w:t>
      </w:r>
      <w:r w:rsidRPr="5BB995DC">
        <w:rPr>
          <w:i/>
          <w:iCs/>
          <w:lang w:val="sr-Cyrl-RS"/>
        </w:rPr>
        <w:t xml:space="preserve">Спецификације софтверских </w:t>
      </w:r>
      <w:r w:rsidR="0D0C947A" w:rsidRPr="5BB995DC">
        <w:rPr>
          <w:i/>
          <w:iCs/>
          <w:lang w:val="sr-Cyrl-RS"/>
        </w:rPr>
        <w:t xml:space="preserve">захтева </w:t>
      </w:r>
      <w:r w:rsidR="0D0C947A" w:rsidRPr="5BB995DC">
        <w:rPr>
          <w:lang w:val="sr-Cyrl-RS"/>
        </w:rPr>
        <w:t xml:space="preserve">јесте </w:t>
      </w:r>
      <w:r w:rsidR="0D0C947A" w:rsidRPr="1538BFD7">
        <w:rPr>
          <w:lang w:val="sr-Cyrl-RS"/>
        </w:rPr>
        <w:t>пружање детаљног описа</w:t>
      </w:r>
      <w:r w:rsidR="0D0C947A" w:rsidRPr="5BB995DC">
        <w:rPr>
          <w:lang w:val="sr-Cyrl-RS"/>
        </w:rPr>
        <w:t xml:space="preserve"> софтверских захтева приликом израде пројекта </w:t>
      </w:r>
      <w:proofErr w:type="spellStart"/>
      <w:r w:rsidR="00B50396">
        <w:rPr>
          <w:i/>
          <w:iCs/>
          <w:lang w:val="sr-Cyrl-RS"/>
        </w:rPr>
        <w:t>Igrannonica</w:t>
      </w:r>
      <w:proofErr w:type="spellEnd"/>
      <w:r w:rsidR="0D0C947A" w:rsidRPr="5BB995DC">
        <w:rPr>
          <w:i/>
          <w:iCs/>
          <w:lang w:val="sr-Cyrl-RS"/>
        </w:rPr>
        <w:t>.</w:t>
      </w:r>
      <w:r w:rsidR="4D0BAFD9" w:rsidRPr="415082A6">
        <w:rPr>
          <w:i/>
          <w:iCs/>
          <w:lang w:val="sr-Cyrl-RS"/>
        </w:rPr>
        <w:t xml:space="preserve"> </w:t>
      </w:r>
      <w:r w:rsidR="0D0C947A" w:rsidRPr="1538BFD7">
        <w:rPr>
          <w:lang w:val="sr-Cyrl-RS"/>
        </w:rPr>
        <w:t xml:space="preserve">Пројекат се састоји из веб апликације </w:t>
      </w:r>
      <w:proofErr w:type="spellStart"/>
      <w:r w:rsidR="0D0C947A" w:rsidRPr="1538BFD7">
        <w:rPr>
          <w:i/>
          <w:iCs/>
          <w:lang w:val="sr-Cyrl-RS"/>
        </w:rPr>
        <w:t>Igrannonica</w:t>
      </w:r>
      <w:proofErr w:type="spellEnd"/>
      <w:r w:rsidR="0D0C947A" w:rsidRPr="1538BFD7">
        <w:rPr>
          <w:lang w:val="sr-Cyrl-RS"/>
        </w:rPr>
        <w:t xml:space="preserve"> чија је сврха интерактивно изучавање принципа функционисања вештачких неуронских мрежа. Пројектом </w:t>
      </w:r>
      <w:r w:rsidR="0FB83CA3" w:rsidRPr="1538BFD7">
        <w:rPr>
          <w:lang w:val="sr-Cyrl-RS"/>
        </w:rPr>
        <w:t>су дефинисане</w:t>
      </w:r>
      <w:r w:rsidR="1F8BBC84" w:rsidRPr="49CDF14C">
        <w:rPr>
          <w:lang w:val="sr-Cyrl-RS"/>
        </w:rPr>
        <w:t xml:space="preserve"> </w:t>
      </w:r>
      <w:r w:rsidR="1F8BBC84" w:rsidRPr="1DE0E735">
        <w:rPr>
          <w:lang w:val="sr-Cyrl-RS"/>
        </w:rPr>
        <w:t>улоге</w:t>
      </w:r>
      <w:r w:rsidR="1F8BBC84" w:rsidRPr="49CDF14C">
        <w:rPr>
          <w:lang w:val="sr-Cyrl-RS"/>
        </w:rPr>
        <w:t xml:space="preserve"> </w:t>
      </w:r>
      <w:r w:rsidR="47F3589E" w:rsidRPr="5FB92A04">
        <w:rPr>
          <w:lang w:val="sr-Cyrl-RS"/>
        </w:rPr>
        <w:t xml:space="preserve">регистрованог и </w:t>
      </w:r>
      <w:proofErr w:type="spellStart"/>
      <w:r w:rsidR="47F3589E" w:rsidRPr="5FB92A04">
        <w:rPr>
          <w:lang w:val="sr-Cyrl-RS"/>
        </w:rPr>
        <w:t>нерегистрованог</w:t>
      </w:r>
      <w:proofErr w:type="spellEnd"/>
      <w:r w:rsidR="47F3589E" w:rsidRPr="5FB92A04">
        <w:rPr>
          <w:lang w:val="sr-Cyrl-RS"/>
        </w:rPr>
        <w:t xml:space="preserve"> корисника.</w:t>
      </w:r>
    </w:p>
    <w:p w14:paraId="1875CA34" w14:textId="77777777" w:rsidR="00B35A80" w:rsidRDefault="00B35A80" w:rsidP="0078544F">
      <w:pPr>
        <w:ind w:firstLine="576"/>
        <w:rPr>
          <w:lang w:val="sr-Cyrl-RS"/>
        </w:rPr>
      </w:pPr>
    </w:p>
    <w:p w14:paraId="7DDB5F30" w14:textId="0AA490D8" w:rsidR="11CF2883" w:rsidRDefault="56997DAD" w:rsidP="225DA11D">
      <w:pPr>
        <w:pStyle w:val="Heading2"/>
        <w:rPr>
          <w:lang w:val="sr-Cyrl-RS"/>
        </w:rPr>
      </w:pPr>
      <w:bookmarkStart w:id="7" w:name="_Toc360630871"/>
      <w:bookmarkStart w:id="8" w:name="_Toc101383938"/>
      <w:bookmarkStart w:id="9" w:name="_Toc101384012"/>
      <w:bookmarkStart w:id="10" w:name="_Toc101465939"/>
      <w:r w:rsidRPr="40A6CD67">
        <w:rPr>
          <w:lang w:val="sr-Cyrl-RS"/>
        </w:rPr>
        <w:t xml:space="preserve">Конвенције, </w:t>
      </w:r>
      <w:r w:rsidR="35213E8A" w:rsidRPr="40A6CD67">
        <w:rPr>
          <w:lang w:val="sr-Cyrl-RS"/>
        </w:rPr>
        <w:t>акроними, скраћенице и дефиниције</w:t>
      </w:r>
      <w:bookmarkEnd w:id="7"/>
      <w:bookmarkEnd w:id="8"/>
      <w:bookmarkEnd w:id="9"/>
      <w:bookmarkEnd w:id="10"/>
    </w:p>
    <w:p w14:paraId="2F796390" w14:textId="77777777" w:rsidR="00F84D88" w:rsidRPr="00F84D88" w:rsidRDefault="00F84D88" w:rsidP="00F84D88">
      <w:pPr>
        <w:rPr>
          <w:lang w:val="sr-Cyrl-RS"/>
        </w:rPr>
      </w:pPr>
    </w:p>
    <w:p w14:paraId="1C4C9670" w14:textId="2A1B8D96" w:rsidR="297C1DEF" w:rsidRDefault="003742A9" w:rsidP="00F84D88">
      <w:pPr>
        <w:ind w:firstLine="576"/>
        <w:rPr>
          <w:lang w:val="sr-Cyrl-RS"/>
        </w:rPr>
      </w:pPr>
      <w:r w:rsidRPr="4C7A9C7E">
        <w:rPr>
          <w:lang w:val="sr-Cyrl-RS"/>
        </w:rPr>
        <w:t>Приликом израде п</w:t>
      </w:r>
      <w:r w:rsidR="5468BDC3" w:rsidRPr="4C7A9C7E">
        <w:rPr>
          <w:lang w:val="sr-Cyrl-RS"/>
        </w:rPr>
        <w:t>ројекта и пратеће документације биће</w:t>
      </w:r>
      <w:r w:rsidR="5423C6D4" w:rsidRPr="4C7A9C7E">
        <w:rPr>
          <w:lang w:val="sr-Cyrl-RS"/>
        </w:rPr>
        <w:t xml:space="preserve"> </w:t>
      </w:r>
      <w:r w:rsidR="5423C6D4" w:rsidRPr="1538BFD7">
        <w:rPr>
          <w:lang w:val="sr-Cyrl-RS"/>
        </w:rPr>
        <w:t>коришћене</w:t>
      </w:r>
      <w:r w:rsidR="5423C6D4" w:rsidRPr="2E3966A5">
        <w:rPr>
          <w:lang w:val="sr-Cyrl-RS"/>
        </w:rPr>
        <w:t xml:space="preserve"> конвенције, </w:t>
      </w:r>
      <w:r w:rsidR="5423C6D4" w:rsidRPr="7F33D875">
        <w:rPr>
          <w:lang w:val="sr-Cyrl-RS"/>
        </w:rPr>
        <w:t>акроними</w:t>
      </w:r>
      <w:r w:rsidR="5423C6D4" w:rsidRPr="53655390">
        <w:rPr>
          <w:lang w:val="sr-Cyrl-RS"/>
        </w:rPr>
        <w:t xml:space="preserve"> и </w:t>
      </w:r>
      <w:r w:rsidR="5423C6D4" w:rsidRPr="7F33D875">
        <w:rPr>
          <w:lang w:val="sr-Cyrl-RS"/>
        </w:rPr>
        <w:t xml:space="preserve"> скраћенице</w:t>
      </w:r>
      <w:r w:rsidR="5423C6D4" w:rsidRPr="53655390">
        <w:rPr>
          <w:lang w:val="sr-Cyrl-RS"/>
        </w:rPr>
        <w:t xml:space="preserve">. </w:t>
      </w:r>
      <w:r w:rsidR="5423C6D4" w:rsidRPr="784C498C">
        <w:rPr>
          <w:lang w:val="sr-Cyrl-RS"/>
        </w:rPr>
        <w:t>У циљу успешног разумевања истих</w:t>
      </w:r>
      <w:r w:rsidR="5423C6D4" w:rsidRPr="1538BFD7">
        <w:rPr>
          <w:lang w:val="sr-Cyrl-RS"/>
        </w:rPr>
        <w:t>,</w:t>
      </w:r>
      <w:r w:rsidR="5423C6D4" w:rsidRPr="784C498C">
        <w:rPr>
          <w:lang w:val="sr-Cyrl-RS"/>
        </w:rPr>
        <w:t xml:space="preserve"> од стране </w:t>
      </w:r>
      <w:r w:rsidR="5423C6D4" w:rsidRPr="1538BFD7">
        <w:rPr>
          <w:lang w:val="sr-Cyrl-RS"/>
        </w:rPr>
        <w:t>клијената и развојног тима</w:t>
      </w:r>
      <w:r w:rsidR="5423C6D4" w:rsidRPr="0594A1AA">
        <w:rPr>
          <w:lang w:val="sr-Cyrl-RS"/>
        </w:rPr>
        <w:t xml:space="preserve">, у </w:t>
      </w:r>
      <w:r w:rsidR="5423C6D4" w:rsidRPr="6F8AE3BF">
        <w:rPr>
          <w:lang w:val="sr-Cyrl-RS"/>
        </w:rPr>
        <w:t xml:space="preserve">наставку су </w:t>
      </w:r>
      <w:r w:rsidR="5423C6D4" w:rsidRPr="7CD33BDC">
        <w:rPr>
          <w:lang w:val="sr-Cyrl-RS"/>
        </w:rPr>
        <w:t xml:space="preserve">наведене дефиниције свих </w:t>
      </w:r>
      <w:r w:rsidR="5423C6D4" w:rsidRPr="5F654A8B">
        <w:rPr>
          <w:lang w:val="sr-Cyrl-RS"/>
        </w:rPr>
        <w:t xml:space="preserve">коришћених конвенција, акронима и </w:t>
      </w:r>
      <w:r w:rsidR="5423C6D4" w:rsidRPr="02B76093">
        <w:rPr>
          <w:lang w:val="sr-Cyrl-RS"/>
        </w:rPr>
        <w:t>скраћеница</w:t>
      </w:r>
      <w:r w:rsidR="5423C6D4" w:rsidRPr="2052D0B3">
        <w:rPr>
          <w:lang w:val="sr-Cyrl-RS"/>
        </w:rPr>
        <w:t>.</w:t>
      </w:r>
    </w:p>
    <w:p w14:paraId="51B93896" w14:textId="77777777" w:rsidR="00F84D88" w:rsidRDefault="00F84D88" w:rsidP="79794117">
      <w:pPr>
        <w:rPr>
          <w:b/>
          <w:i/>
          <w:lang w:val="sr-Cyrl-RS"/>
        </w:rPr>
      </w:pPr>
    </w:p>
    <w:tbl>
      <w:tblPr>
        <w:tblStyle w:val="GridTable5Dark-Accent1"/>
        <w:tblW w:w="9360" w:type="dxa"/>
        <w:tblLayout w:type="fixed"/>
        <w:tblLook w:val="06A0" w:firstRow="1" w:lastRow="0" w:firstColumn="1" w:lastColumn="0" w:noHBand="1" w:noVBand="1"/>
      </w:tblPr>
      <w:tblGrid>
        <w:gridCol w:w="2355"/>
        <w:gridCol w:w="7005"/>
      </w:tblGrid>
      <w:tr w:rsidR="7B0E210C" w14:paraId="08DF9273" w14:textId="77777777" w:rsidTr="1538BFD7">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360" w:type="dxa"/>
            <w:gridSpan w:val="2"/>
            <w:vAlign w:val="center"/>
          </w:tcPr>
          <w:p w14:paraId="22DEB7D3" w14:textId="2FF519C3" w:rsidR="7B0E210C" w:rsidRDefault="00CD442A" w:rsidP="00B61132">
            <w:pPr>
              <w:jc w:val="center"/>
              <w:rPr>
                <w:rFonts w:eastAsiaTheme="minorEastAsia"/>
                <w:lang w:val="sr-Cyrl-RS"/>
              </w:rPr>
            </w:pPr>
            <w:r>
              <w:rPr>
                <w:rFonts w:eastAsiaTheme="minorEastAsia"/>
                <w:lang w:val="sr-Cyrl-RS"/>
              </w:rPr>
              <w:t>ОБЈАШЊЕЊА</w:t>
            </w:r>
          </w:p>
        </w:tc>
      </w:tr>
      <w:tr w:rsidR="00CD442A" w14:paraId="683D5647" w14:textId="77777777" w:rsidTr="1538BFD7">
        <w:tc>
          <w:tcPr>
            <w:cnfStyle w:val="001000000000" w:firstRow="0" w:lastRow="0" w:firstColumn="1" w:lastColumn="0" w:oddVBand="0" w:evenVBand="0" w:oddHBand="0" w:evenHBand="0" w:firstRowFirstColumn="0" w:firstRowLastColumn="0" w:lastRowFirstColumn="0" w:lastRowLastColumn="0"/>
            <w:tcW w:w="2355" w:type="dxa"/>
          </w:tcPr>
          <w:p w14:paraId="4E992961" w14:textId="0B547B99" w:rsidR="00CD442A" w:rsidRPr="6F6F7A28" w:rsidRDefault="00CD442A" w:rsidP="00B61132">
            <w:pPr>
              <w:jc w:val="left"/>
              <w:rPr>
                <w:lang w:val="sr-Cyrl-RS"/>
              </w:rPr>
            </w:pPr>
            <w:r w:rsidRPr="6F6F7A28">
              <w:rPr>
                <w:lang w:val="sr-Cyrl-RS"/>
              </w:rPr>
              <w:t>ПМФ</w:t>
            </w:r>
          </w:p>
        </w:tc>
        <w:tc>
          <w:tcPr>
            <w:tcW w:w="7005" w:type="dxa"/>
          </w:tcPr>
          <w:p w14:paraId="64D55C28" w14:textId="71C53D85" w:rsidR="00CD442A" w:rsidRPr="2CCBA1F3" w:rsidRDefault="1C3F412D" w:rsidP="1538BFD7">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Природно-математички факултет.</w:t>
            </w:r>
          </w:p>
        </w:tc>
      </w:tr>
      <w:tr w:rsidR="7B0E210C" w:rsidRPr="00AC0C4E" w14:paraId="1E1190CC"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680B1E51" w14:textId="6EA2009A" w:rsidR="7B0E210C" w:rsidRDefault="1414F4F8" w:rsidP="00B61132">
            <w:pPr>
              <w:jc w:val="left"/>
              <w:rPr>
                <w:rFonts w:eastAsiaTheme="minorEastAsia"/>
                <w:b w:val="0"/>
                <w:lang w:val="sr-Cyrl-RS"/>
              </w:rPr>
            </w:pPr>
            <w:r w:rsidRPr="1778A82B">
              <w:rPr>
                <w:lang w:val="sr-Cyrl-RS"/>
              </w:rPr>
              <w:t>ИМИ</w:t>
            </w:r>
          </w:p>
        </w:tc>
        <w:tc>
          <w:tcPr>
            <w:tcW w:w="7005" w:type="dxa"/>
            <w:vAlign w:val="center"/>
          </w:tcPr>
          <w:p w14:paraId="6ECBAFDF" w14:textId="621800E5" w:rsidR="7B0E210C" w:rsidRDefault="796B1F0E" w:rsidP="7B0E210C">
            <w:pPr>
              <w:cnfStyle w:val="000000000000" w:firstRow="0" w:lastRow="0" w:firstColumn="0" w:lastColumn="0" w:oddVBand="0" w:evenVBand="0" w:oddHBand="0" w:evenHBand="0" w:firstRowFirstColumn="0" w:firstRowLastColumn="0" w:lastRowFirstColumn="0" w:lastRowLastColumn="0"/>
              <w:rPr>
                <w:rFonts w:eastAsiaTheme="minorEastAsia"/>
                <w:lang w:val="sr-Cyrl-RS"/>
              </w:rPr>
            </w:pPr>
            <w:r w:rsidRPr="2CCBA1F3">
              <w:rPr>
                <w:rFonts w:eastAsiaTheme="minorEastAsia"/>
                <w:lang w:val="sr-Cyrl-RS"/>
              </w:rPr>
              <w:t>Институт за математику и информатику</w:t>
            </w:r>
            <w:r w:rsidR="38D6708E" w:rsidRPr="1538BFD7">
              <w:rPr>
                <w:rFonts w:eastAsiaTheme="minorEastAsia"/>
                <w:lang w:val="sr-Cyrl-RS"/>
              </w:rPr>
              <w:t>.</w:t>
            </w:r>
          </w:p>
        </w:tc>
      </w:tr>
      <w:tr w:rsidR="7B0E210C" w:rsidRPr="00792D0D" w14:paraId="372AC844"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571D57A4" w14:textId="5D2391DF" w:rsidR="7B0E210C" w:rsidRDefault="16E144E4" w:rsidP="00B61132">
            <w:pPr>
              <w:jc w:val="left"/>
              <w:rPr>
                <w:b w:val="0"/>
                <w:lang w:val="sr-Cyrl-RS"/>
              </w:rPr>
            </w:pPr>
            <w:r w:rsidRPr="666C4595">
              <w:rPr>
                <w:lang w:val="sr-Cyrl-RS"/>
              </w:rPr>
              <w:t>Веб апликација</w:t>
            </w:r>
          </w:p>
        </w:tc>
        <w:tc>
          <w:tcPr>
            <w:tcW w:w="7005" w:type="dxa"/>
            <w:vAlign w:val="center"/>
          </w:tcPr>
          <w:p w14:paraId="12B9C557" w14:textId="3110F1F0" w:rsidR="7B0E210C" w:rsidRPr="00B61132" w:rsidRDefault="2737927D" w:rsidP="7B0E210C">
            <w:pPr>
              <w:cnfStyle w:val="000000000000" w:firstRow="0" w:lastRow="0" w:firstColumn="0" w:lastColumn="0" w:oddVBand="0" w:evenVBand="0" w:oddHBand="0" w:evenHBand="0" w:firstRowFirstColumn="0" w:firstRowLastColumn="0" w:lastRowFirstColumn="0" w:lastRowLastColumn="0"/>
              <w:rPr>
                <w:rFonts w:eastAsiaTheme="minorEastAsia"/>
                <w:color w:val="4D5156"/>
                <w:lang w:val="sr-Cyrl-RS"/>
              </w:rPr>
            </w:pPr>
            <w:r w:rsidRPr="1538BFD7">
              <w:rPr>
                <w:rFonts w:eastAsiaTheme="minorEastAsia"/>
                <w:color w:val="000000" w:themeColor="text1"/>
                <w:lang w:val="sr-Cyrl-RS"/>
              </w:rPr>
              <w:t>Веб</w:t>
            </w:r>
            <w:r w:rsidRPr="405716F7">
              <w:rPr>
                <w:rFonts w:eastAsiaTheme="minorEastAsia"/>
                <w:color w:val="000000" w:themeColor="text1"/>
                <w:lang w:val="sr-Cyrl-RS"/>
              </w:rPr>
              <w:t xml:space="preserve"> </w:t>
            </w:r>
            <w:r w:rsidRPr="1538BFD7">
              <w:rPr>
                <w:rFonts w:eastAsiaTheme="minorEastAsia"/>
                <w:color w:val="000000" w:themeColor="text1"/>
                <w:lang w:val="sr-Cyrl-RS"/>
              </w:rPr>
              <w:t xml:space="preserve">апликација је апликација којој приступа </w:t>
            </w:r>
            <w:r w:rsidR="7A5FC79B" w:rsidRPr="1538BFD7">
              <w:rPr>
                <w:rFonts w:eastAsiaTheme="minorEastAsia"/>
                <w:color w:val="000000" w:themeColor="text1"/>
                <w:lang w:val="sr-Cyrl-RS"/>
              </w:rPr>
              <w:t>корисник, посредством</w:t>
            </w:r>
            <w:r w:rsidRPr="1538BFD7">
              <w:rPr>
                <w:rFonts w:eastAsiaTheme="minorEastAsia"/>
                <w:color w:val="000000" w:themeColor="text1"/>
                <w:lang w:val="sr-Cyrl-RS"/>
              </w:rPr>
              <w:t xml:space="preserve"> мреже </w:t>
            </w:r>
            <w:r w:rsidR="7A5FC79B" w:rsidRPr="1538BFD7">
              <w:rPr>
                <w:rFonts w:eastAsiaTheme="minorEastAsia"/>
                <w:color w:val="000000" w:themeColor="text1"/>
                <w:lang w:val="sr-Cyrl-RS"/>
              </w:rPr>
              <w:t>попут интернета</w:t>
            </w:r>
            <w:r w:rsidR="2EF58E17" w:rsidRPr="1538BFD7">
              <w:rPr>
                <w:rFonts w:eastAsiaTheme="minorEastAsia"/>
                <w:color w:val="000000" w:themeColor="text1"/>
                <w:lang w:val="sr-Cyrl-RS"/>
              </w:rPr>
              <w:t>.</w:t>
            </w:r>
          </w:p>
        </w:tc>
      </w:tr>
      <w:tr w:rsidR="7B0E210C" w:rsidRPr="00792D0D" w14:paraId="47DCBCE1"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2DCC21CB" w14:textId="24920227" w:rsidR="7B0E210C" w:rsidRDefault="6628900F" w:rsidP="00B61132">
            <w:pPr>
              <w:jc w:val="left"/>
              <w:rPr>
                <w:b w:val="0"/>
                <w:i/>
                <w:lang w:val="sr-Cyrl-RS"/>
              </w:rPr>
            </w:pPr>
            <w:proofErr w:type="spellStart"/>
            <w:r w:rsidRPr="7B72994C">
              <w:rPr>
                <w:i/>
                <w:lang w:val="sr-Cyrl-RS"/>
              </w:rPr>
              <w:t>Front-end</w:t>
            </w:r>
            <w:proofErr w:type="spellEnd"/>
          </w:p>
        </w:tc>
        <w:tc>
          <w:tcPr>
            <w:tcW w:w="7005" w:type="dxa"/>
            <w:vAlign w:val="center"/>
          </w:tcPr>
          <w:p w14:paraId="4DB11B36" w14:textId="26447719" w:rsidR="7B0E210C" w:rsidRDefault="30E914B2" w:rsidP="7B0E210C">
            <w:pPr>
              <w:cnfStyle w:val="000000000000" w:firstRow="0" w:lastRow="0" w:firstColumn="0" w:lastColumn="0" w:oddVBand="0" w:evenVBand="0" w:oddHBand="0" w:evenHBand="0" w:firstRowFirstColumn="0" w:firstRowLastColumn="0" w:lastRowFirstColumn="0" w:lastRowLastColumn="0"/>
              <w:rPr>
                <w:rFonts w:eastAsiaTheme="minorEastAsia"/>
                <w:lang w:val="sr-Cyrl-RS"/>
              </w:rPr>
            </w:pPr>
            <w:r w:rsidRPr="1538BFD7">
              <w:rPr>
                <w:rFonts w:eastAsiaTheme="minorEastAsia"/>
                <w:lang w:val="sr-Cyrl-RS"/>
              </w:rPr>
              <w:t>Део</w:t>
            </w:r>
            <w:r w:rsidR="59E913BF" w:rsidRPr="6AE2ED9A">
              <w:rPr>
                <w:rFonts w:eastAsiaTheme="minorEastAsia"/>
                <w:lang w:val="sr-Cyrl-RS"/>
              </w:rPr>
              <w:t xml:space="preserve"> апликације </w:t>
            </w:r>
            <w:r w:rsidRPr="1538BFD7">
              <w:rPr>
                <w:rFonts w:eastAsiaTheme="minorEastAsia"/>
                <w:lang w:val="sr-Cyrl-RS"/>
              </w:rPr>
              <w:t xml:space="preserve">видљив </w:t>
            </w:r>
            <w:r w:rsidR="59E913BF" w:rsidRPr="6AE2ED9A">
              <w:rPr>
                <w:rFonts w:eastAsiaTheme="minorEastAsia"/>
                <w:lang w:val="sr-Cyrl-RS"/>
              </w:rPr>
              <w:t>кориснику и са којим корисник има директан контакт.</w:t>
            </w:r>
          </w:p>
        </w:tc>
      </w:tr>
      <w:tr w:rsidR="7B0E210C" w:rsidRPr="00792D0D" w14:paraId="4AE31D1A"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7FB90D3F" w14:textId="7496DDCC" w:rsidR="7B0E210C" w:rsidRDefault="6628900F" w:rsidP="00B61132">
            <w:pPr>
              <w:jc w:val="left"/>
              <w:rPr>
                <w:b w:val="0"/>
                <w:i/>
                <w:lang w:val="sr-Cyrl-RS"/>
              </w:rPr>
            </w:pPr>
            <w:proofErr w:type="spellStart"/>
            <w:r w:rsidRPr="34A7C8B0">
              <w:rPr>
                <w:i/>
                <w:lang w:val="sr-Cyrl-RS"/>
              </w:rPr>
              <w:t>Back-end</w:t>
            </w:r>
            <w:proofErr w:type="spellEnd"/>
          </w:p>
        </w:tc>
        <w:tc>
          <w:tcPr>
            <w:tcW w:w="7005" w:type="dxa"/>
            <w:vAlign w:val="center"/>
          </w:tcPr>
          <w:p w14:paraId="5F8EEDDB" w14:textId="2A9429F5" w:rsidR="7B0E210C" w:rsidRDefault="14BA1384" w:rsidP="7B0E210C">
            <w:pPr>
              <w:cnfStyle w:val="000000000000" w:firstRow="0" w:lastRow="0" w:firstColumn="0" w:lastColumn="0" w:oddVBand="0" w:evenVBand="0" w:oddHBand="0" w:evenHBand="0" w:firstRowFirstColumn="0" w:firstRowLastColumn="0" w:lastRowFirstColumn="0" w:lastRowLastColumn="0"/>
              <w:rPr>
                <w:lang w:val="sr-Cyrl-RS"/>
              </w:rPr>
            </w:pPr>
            <w:r w:rsidRPr="14BA1384">
              <w:rPr>
                <w:lang w:val="sr-Cyrl-RS"/>
              </w:rPr>
              <w:t>Део апликације</w:t>
            </w:r>
            <w:r w:rsidR="09069B5C" w:rsidRPr="09069B5C">
              <w:rPr>
                <w:lang w:val="sr-Cyrl-RS"/>
              </w:rPr>
              <w:t xml:space="preserve"> који није </w:t>
            </w:r>
            <w:r w:rsidR="3A2AF75E" w:rsidRPr="3A2AF75E">
              <w:rPr>
                <w:lang w:val="sr-Cyrl-RS"/>
              </w:rPr>
              <w:t xml:space="preserve">видљив </w:t>
            </w:r>
            <w:r w:rsidR="399CF398" w:rsidRPr="1538BFD7">
              <w:rPr>
                <w:lang w:val="sr-Cyrl-RS"/>
              </w:rPr>
              <w:t>кориснику</w:t>
            </w:r>
            <w:r w:rsidR="566C493D" w:rsidRPr="566C493D">
              <w:rPr>
                <w:lang w:val="sr-Cyrl-RS"/>
              </w:rPr>
              <w:t xml:space="preserve"> </w:t>
            </w:r>
            <w:r w:rsidR="566C493D" w:rsidRPr="7F670E28">
              <w:rPr>
                <w:lang w:val="sr-Cyrl-RS"/>
              </w:rPr>
              <w:t xml:space="preserve">и који </w:t>
            </w:r>
            <w:r w:rsidR="287F6A5D" w:rsidRPr="73C40789">
              <w:rPr>
                <w:lang w:val="sr-Cyrl-RS"/>
              </w:rPr>
              <w:t xml:space="preserve">се извршава </w:t>
            </w:r>
            <w:r w:rsidR="50D6CEFE" w:rsidRPr="76B619E4">
              <w:rPr>
                <w:lang w:val="sr-Cyrl-RS"/>
              </w:rPr>
              <w:t>у позадини</w:t>
            </w:r>
            <w:r w:rsidR="50D6CEFE" w:rsidRPr="79ED232E">
              <w:rPr>
                <w:lang w:val="sr-Cyrl-RS"/>
              </w:rPr>
              <w:t>.</w:t>
            </w:r>
          </w:p>
        </w:tc>
      </w:tr>
      <w:tr w:rsidR="7B0E210C" w14:paraId="21345458"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09BA5254" w14:textId="3AA36D15" w:rsidR="7B0E210C" w:rsidRDefault="4DF70D06" w:rsidP="00B61132">
            <w:pPr>
              <w:jc w:val="left"/>
              <w:rPr>
                <w:b w:val="0"/>
                <w:lang w:val="sr-Cyrl-RS"/>
              </w:rPr>
            </w:pPr>
            <w:proofErr w:type="spellStart"/>
            <w:r w:rsidRPr="799E7155">
              <w:rPr>
                <w:lang w:val="sr-Cyrl-RS"/>
              </w:rPr>
              <w:t>Микросервис</w:t>
            </w:r>
            <w:proofErr w:type="spellEnd"/>
          </w:p>
        </w:tc>
        <w:tc>
          <w:tcPr>
            <w:tcW w:w="7005" w:type="dxa"/>
            <w:vAlign w:val="center"/>
          </w:tcPr>
          <w:p w14:paraId="05DB7AA8" w14:textId="1B0BF6CF" w:rsidR="7B0E210C" w:rsidRDefault="799E7155" w:rsidP="7B0E210C">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Део апликације који је независан од осталих делова апликације и представља јединствену целину.</w:t>
            </w:r>
          </w:p>
        </w:tc>
      </w:tr>
      <w:tr w:rsidR="1538BFD7" w14:paraId="5753F55B" w14:textId="77777777" w:rsidTr="1538BFD7">
        <w:tc>
          <w:tcPr>
            <w:cnfStyle w:val="001000000000" w:firstRow="0" w:lastRow="0" w:firstColumn="1" w:lastColumn="0" w:oddVBand="0" w:evenVBand="0" w:oddHBand="0" w:evenHBand="0" w:firstRowFirstColumn="0" w:firstRowLastColumn="0" w:lastRowFirstColumn="0" w:lastRowLastColumn="0"/>
            <w:tcW w:w="2355" w:type="dxa"/>
          </w:tcPr>
          <w:p w14:paraId="4CC9E8A0" w14:textId="78555F02" w:rsidR="1538BFD7" w:rsidRDefault="1538BFD7" w:rsidP="1538BFD7">
            <w:pPr>
              <w:jc w:val="left"/>
              <w:rPr>
                <w:lang w:val="sr-Cyrl-RS"/>
              </w:rPr>
            </w:pPr>
            <w:r w:rsidRPr="1538BFD7">
              <w:rPr>
                <w:lang w:val="sr-Cyrl-RS"/>
              </w:rPr>
              <w:t>Вештачка интелигенција</w:t>
            </w:r>
          </w:p>
        </w:tc>
        <w:tc>
          <w:tcPr>
            <w:tcW w:w="7005" w:type="dxa"/>
          </w:tcPr>
          <w:p w14:paraId="62170EB2" w14:textId="48559A05" w:rsidR="1538BFD7" w:rsidRDefault="1538BFD7" w:rsidP="1538BFD7">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Наука о креирању машина и програма који су способни да опонашају људску интелигенцију.</w:t>
            </w:r>
          </w:p>
        </w:tc>
      </w:tr>
      <w:tr w:rsidR="1538BFD7" w14:paraId="3BB22411" w14:textId="77777777" w:rsidTr="1538BFD7">
        <w:tc>
          <w:tcPr>
            <w:cnfStyle w:val="001000000000" w:firstRow="0" w:lastRow="0" w:firstColumn="1" w:lastColumn="0" w:oddVBand="0" w:evenVBand="0" w:oddHBand="0" w:evenHBand="0" w:firstRowFirstColumn="0" w:firstRowLastColumn="0" w:lastRowFirstColumn="0" w:lastRowLastColumn="0"/>
            <w:tcW w:w="2355" w:type="dxa"/>
          </w:tcPr>
          <w:p w14:paraId="07ABD8B8" w14:textId="27E71FCE" w:rsidR="1538BFD7" w:rsidRDefault="1538BFD7" w:rsidP="1538BFD7">
            <w:pPr>
              <w:jc w:val="left"/>
              <w:rPr>
                <w:i/>
                <w:iCs/>
                <w:lang w:val="sr-Cyrl-RS"/>
              </w:rPr>
            </w:pPr>
            <w:r w:rsidRPr="1538BFD7">
              <w:rPr>
                <w:lang w:val="sr-Cyrl-RS"/>
              </w:rPr>
              <w:t>Машинско учење</w:t>
            </w:r>
          </w:p>
        </w:tc>
        <w:tc>
          <w:tcPr>
            <w:tcW w:w="7005" w:type="dxa"/>
          </w:tcPr>
          <w:p w14:paraId="6D503D11" w14:textId="498D1663" w:rsidR="564D879D" w:rsidRDefault="564D879D" w:rsidP="1538BFD7">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М</w:t>
            </w:r>
            <w:r w:rsidR="73113F76" w:rsidRPr="1538BFD7">
              <w:rPr>
                <w:lang w:val="sr-Cyrl-RS"/>
              </w:rPr>
              <w:t xml:space="preserve">ашинско учење је </w:t>
            </w:r>
            <w:proofErr w:type="spellStart"/>
            <w:r w:rsidR="73113F76" w:rsidRPr="1538BFD7">
              <w:rPr>
                <w:lang w:val="sr-Cyrl-RS"/>
              </w:rPr>
              <w:t>подобласт</w:t>
            </w:r>
            <w:proofErr w:type="spellEnd"/>
            <w:r w:rsidR="73113F76" w:rsidRPr="1538BFD7">
              <w:rPr>
                <w:lang w:val="sr-Cyrl-RS"/>
              </w:rPr>
              <w:t xml:space="preserve"> вештачке интелигенције.</w:t>
            </w:r>
          </w:p>
        </w:tc>
      </w:tr>
      <w:tr w:rsidR="1538BFD7" w14:paraId="1E4F87B4" w14:textId="77777777" w:rsidTr="1538BFD7">
        <w:tc>
          <w:tcPr>
            <w:cnfStyle w:val="001000000000" w:firstRow="0" w:lastRow="0" w:firstColumn="1" w:lastColumn="0" w:oddVBand="0" w:evenVBand="0" w:oddHBand="0" w:evenHBand="0" w:firstRowFirstColumn="0" w:firstRowLastColumn="0" w:lastRowFirstColumn="0" w:lastRowLastColumn="0"/>
            <w:tcW w:w="2355" w:type="dxa"/>
          </w:tcPr>
          <w:p w14:paraId="4671105B" w14:textId="05B23B4D" w:rsidR="11CB7E4F" w:rsidRPr="00C034BD" w:rsidRDefault="11CB7E4F" w:rsidP="1538BFD7">
            <w:pPr>
              <w:jc w:val="left"/>
            </w:pPr>
            <w:r w:rsidRPr="1538BFD7">
              <w:rPr>
                <w:i/>
                <w:iCs/>
                <w:lang w:val="sr-Cyrl-RS"/>
              </w:rPr>
              <w:t>A</w:t>
            </w:r>
            <w:r w:rsidR="00C034BD">
              <w:rPr>
                <w:i/>
                <w:iCs/>
              </w:rPr>
              <w:t>NN</w:t>
            </w:r>
          </w:p>
          <w:p w14:paraId="0840ADE7" w14:textId="7AD339DB" w:rsidR="1538BFD7" w:rsidRDefault="1538BFD7" w:rsidP="1538BFD7">
            <w:pPr>
              <w:jc w:val="left"/>
              <w:rPr>
                <w:lang w:val="sr-Cyrl-RS"/>
              </w:rPr>
            </w:pPr>
          </w:p>
        </w:tc>
        <w:tc>
          <w:tcPr>
            <w:tcW w:w="7005" w:type="dxa"/>
          </w:tcPr>
          <w:p w14:paraId="667646E8" w14:textId="04897D8B" w:rsidR="39EB52AC" w:rsidRDefault="39EB52AC" w:rsidP="1538BFD7">
            <w:pPr>
              <w:cnfStyle w:val="000000000000" w:firstRow="0" w:lastRow="0" w:firstColumn="0" w:lastColumn="0" w:oddVBand="0" w:evenVBand="0" w:oddHBand="0" w:evenHBand="0" w:firstRowFirstColumn="0" w:firstRowLastColumn="0" w:lastRowFirstColumn="0" w:lastRowLastColumn="0"/>
              <w:rPr>
                <w:rFonts w:eastAsiaTheme="minorEastAsia"/>
                <w:lang w:val="sr-Cyrl-RS"/>
              </w:rPr>
            </w:pPr>
            <w:r w:rsidRPr="1538BFD7">
              <w:rPr>
                <w:rFonts w:eastAsiaTheme="minorEastAsia"/>
                <w:lang w:val="sr-Cyrl-RS"/>
              </w:rPr>
              <w:t xml:space="preserve">Вештачка неуронска </w:t>
            </w:r>
            <w:r w:rsidR="39A65BBD" w:rsidRPr="1538BFD7">
              <w:rPr>
                <w:rFonts w:eastAsiaTheme="minorEastAsia"/>
                <w:lang w:val="sr-Cyrl-RS"/>
              </w:rPr>
              <w:t>мрежа (</w:t>
            </w:r>
            <w:r w:rsidR="1538BFD7" w:rsidRPr="1538BFD7">
              <w:rPr>
                <w:rFonts w:ascii="Calibri" w:eastAsia="Calibri" w:hAnsi="Calibri" w:cs="Calibri"/>
                <w:lang w:val="sr-Cyrl-RS"/>
              </w:rPr>
              <w:t xml:space="preserve">међусобно повезане структуре вештачки произведених </w:t>
            </w:r>
            <w:proofErr w:type="spellStart"/>
            <w:r w:rsidR="1538BFD7" w:rsidRPr="1538BFD7">
              <w:rPr>
                <w:rFonts w:ascii="Calibri" w:eastAsia="Calibri" w:hAnsi="Calibri" w:cs="Calibri"/>
                <w:lang w:val="sr-Cyrl-RS"/>
              </w:rPr>
              <w:t>неурона</w:t>
            </w:r>
            <w:proofErr w:type="spellEnd"/>
            <w:r w:rsidR="1538BFD7" w:rsidRPr="1538BFD7">
              <w:rPr>
                <w:rFonts w:ascii="Calibri" w:eastAsia="Calibri" w:hAnsi="Calibri" w:cs="Calibri"/>
                <w:lang w:val="sr-Cyrl-RS"/>
              </w:rPr>
              <w:t xml:space="preserve"> који служе за пренос података</w:t>
            </w:r>
            <w:r w:rsidR="7E1EF83E" w:rsidRPr="78F50F1C">
              <w:rPr>
                <w:rFonts w:eastAsiaTheme="minorEastAsia"/>
                <w:lang w:val="sr-Cyrl-RS"/>
              </w:rPr>
              <w:t>).</w:t>
            </w:r>
          </w:p>
        </w:tc>
      </w:tr>
      <w:tr w:rsidR="7B0E210C" w14:paraId="71B66434"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261E9C55" w14:textId="6EA43CF9" w:rsidR="7B0E210C" w:rsidRDefault="06EEA24A" w:rsidP="00B61132">
            <w:pPr>
              <w:jc w:val="left"/>
              <w:rPr>
                <w:b w:val="0"/>
                <w:lang w:val="sr-Cyrl-RS"/>
              </w:rPr>
            </w:pPr>
            <w:r w:rsidRPr="36898C1F">
              <w:rPr>
                <w:lang w:val="sr-Cyrl-RS"/>
              </w:rPr>
              <w:t>Модел</w:t>
            </w:r>
          </w:p>
        </w:tc>
        <w:tc>
          <w:tcPr>
            <w:tcW w:w="7005" w:type="dxa"/>
            <w:vAlign w:val="center"/>
          </w:tcPr>
          <w:p w14:paraId="322DFE24" w14:textId="3E552C64" w:rsidR="7B0E210C" w:rsidRDefault="00C034BD" w:rsidP="7B0E210C">
            <w:pPr>
              <w:cnfStyle w:val="000000000000" w:firstRow="0" w:lastRow="0" w:firstColumn="0" w:lastColumn="0" w:oddVBand="0" w:evenVBand="0" w:oddHBand="0" w:evenHBand="0" w:firstRowFirstColumn="0" w:firstRowLastColumn="0" w:lastRowFirstColumn="0" w:lastRowLastColumn="0"/>
              <w:rPr>
                <w:b/>
                <w:bCs/>
                <w:lang w:val="sr-Cyrl-RS"/>
              </w:rPr>
            </w:pPr>
            <w:r>
              <w:rPr>
                <w:lang w:val="sr-Cyrl-RS"/>
              </w:rPr>
              <w:t xml:space="preserve">Скуп </w:t>
            </w:r>
            <w:proofErr w:type="spellStart"/>
            <w:r w:rsidR="3D8ECADC" w:rsidRPr="3D8D6F92">
              <w:rPr>
                <w:lang w:val="sr-Cyrl-RS"/>
              </w:rPr>
              <w:t>хипер</w:t>
            </w:r>
            <w:r w:rsidRPr="3D8D6F92">
              <w:rPr>
                <w:lang w:val="sr-Cyrl-RS"/>
              </w:rPr>
              <w:t>параметара</w:t>
            </w:r>
            <w:proofErr w:type="spellEnd"/>
            <w:r>
              <w:rPr>
                <w:lang w:val="sr-Cyrl-RS"/>
              </w:rPr>
              <w:t xml:space="preserve"> за обуку</w:t>
            </w:r>
            <w:r w:rsidR="799E7155" w:rsidRPr="1538BFD7">
              <w:rPr>
                <w:lang w:val="sr-Cyrl-RS"/>
              </w:rPr>
              <w:t xml:space="preserve"> вештачке неуронске мреже.</w:t>
            </w:r>
          </w:p>
        </w:tc>
      </w:tr>
      <w:tr w:rsidR="7B0E210C" w14:paraId="6032D361"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502A3488" w14:textId="6EA43CF9" w:rsidR="7B0E210C" w:rsidRDefault="7904F7F3" w:rsidP="00B61132">
            <w:pPr>
              <w:jc w:val="left"/>
              <w:rPr>
                <w:b w:val="0"/>
                <w:lang w:val="sr-Cyrl-RS"/>
              </w:rPr>
            </w:pPr>
            <w:r w:rsidRPr="2E0D1D41">
              <w:rPr>
                <w:lang w:val="sr-Cyrl-RS"/>
              </w:rPr>
              <w:t>Експеримент</w:t>
            </w:r>
          </w:p>
        </w:tc>
        <w:tc>
          <w:tcPr>
            <w:tcW w:w="7005" w:type="dxa"/>
            <w:vAlign w:val="center"/>
          </w:tcPr>
          <w:p w14:paraId="1EE627FA" w14:textId="2C6B44F0" w:rsidR="7B0E210C" w:rsidRDefault="799E7155" w:rsidP="7B0E210C">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 xml:space="preserve">Скуп </w:t>
            </w:r>
            <w:r w:rsidR="00C034BD">
              <w:rPr>
                <w:lang w:val="sr-Cyrl-RS"/>
              </w:rPr>
              <w:t>обрађених података</w:t>
            </w:r>
            <w:r w:rsidR="003C0A20">
              <w:rPr>
                <w:lang w:val="sr-Cyrl-RS"/>
              </w:rPr>
              <w:t xml:space="preserve"> за обуку мреже</w:t>
            </w:r>
            <w:r w:rsidR="00C034BD">
              <w:rPr>
                <w:lang w:val="sr-Cyrl-RS"/>
              </w:rPr>
              <w:t xml:space="preserve"> и </w:t>
            </w:r>
            <w:r w:rsidR="00444088">
              <w:rPr>
                <w:lang w:val="sr-Cyrl-RS"/>
              </w:rPr>
              <w:t>дефиниција проблем</w:t>
            </w:r>
            <w:r w:rsidR="003C0A20">
              <w:rPr>
                <w:lang w:val="sr-Cyrl-RS"/>
              </w:rPr>
              <w:t>а који је потребно решити</w:t>
            </w:r>
            <w:r w:rsidRPr="1538BFD7">
              <w:rPr>
                <w:lang w:val="sr-Cyrl-RS"/>
              </w:rPr>
              <w:t>.</w:t>
            </w:r>
          </w:p>
        </w:tc>
      </w:tr>
      <w:tr w:rsidR="7B0E210C" w14:paraId="7CC115DA"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64D33454" w14:textId="0E55A773" w:rsidR="7B0E210C" w:rsidRDefault="5021015E" w:rsidP="00B61132">
            <w:pPr>
              <w:jc w:val="left"/>
              <w:rPr>
                <w:b w:val="0"/>
                <w:lang w:val="sr-Cyrl-RS"/>
              </w:rPr>
            </w:pPr>
            <w:r w:rsidRPr="49B608F2">
              <w:rPr>
                <w:lang w:val="sr-Cyrl-RS"/>
              </w:rPr>
              <w:t>Предиктор</w:t>
            </w:r>
          </w:p>
        </w:tc>
        <w:tc>
          <w:tcPr>
            <w:tcW w:w="7005" w:type="dxa"/>
            <w:vAlign w:val="center"/>
          </w:tcPr>
          <w:p w14:paraId="2340FFB3" w14:textId="30DA4AE8" w:rsidR="7B0E210C" w:rsidRDefault="1538BFD7" w:rsidP="7B0E210C">
            <w:pPr>
              <w:cnfStyle w:val="000000000000" w:firstRow="0" w:lastRow="0" w:firstColumn="0" w:lastColumn="0" w:oddVBand="0" w:evenVBand="0" w:oddHBand="0" w:evenHBand="0" w:firstRowFirstColumn="0" w:firstRowLastColumn="0" w:lastRowFirstColumn="0" w:lastRowLastColumn="0"/>
              <w:rPr>
                <w:b/>
                <w:bCs/>
                <w:lang w:val="sr-Cyrl-RS"/>
              </w:rPr>
            </w:pPr>
            <w:r w:rsidRPr="1538BFD7">
              <w:rPr>
                <w:lang w:val="sr-Cyrl-RS"/>
              </w:rPr>
              <w:t>Тренирани модел вештачке неуронске мреже</w:t>
            </w:r>
            <w:r w:rsidR="00087ADF">
              <w:rPr>
                <w:lang w:val="sr-Cyrl-RS"/>
              </w:rPr>
              <w:t>, за одређени експеримент</w:t>
            </w:r>
            <w:r w:rsidR="00C034BD">
              <w:rPr>
                <w:lang w:val="sr-Cyrl-RS"/>
              </w:rPr>
              <w:t xml:space="preserve">, </w:t>
            </w:r>
            <w:r w:rsidR="00C034BD" w:rsidRPr="1538BFD7">
              <w:rPr>
                <w:lang w:val="sr-Cyrl-RS"/>
              </w:rPr>
              <w:t>резултат учења алгоритмом машинског учења</w:t>
            </w:r>
            <w:r w:rsidRPr="1538BFD7">
              <w:rPr>
                <w:lang w:val="sr-Cyrl-RS"/>
              </w:rPr>
              <w:t>.</w:t>
            </w:r>
          </w:p>
        </w:tc>
      </w:tr>
      <w:tr w:rsidR="7B0E210C" w14:paraId="0ACE1C2D"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7D18CF75" w14:textId="484C91BA" w:rsidR="7B0E210C" w:rsidRDefault="4D853C33" w:rsidP="00B61132">
            <w:pPr>
              <w:jc w:val="left"/>
              <w:rPr>
                <w:b w:val="0"/>
                <w:lang w:val="sr-Cyrl-RS"/>
              </w:rPr>
            </w:pPr>
            <w:r w:rsidRPr="15F5030D">
              <w:rPr>
                <w:lang w:val="sr-Cyrl-RS"/>
              </w:rPr>
              <w:t>Регресија</w:t>
            </w:r>
          </w:p>
        </w:tc>
        <w:tc>
          <w:tcPr>
            <w:tcW w:w="7005" w:type="dxa"/>
            <w:vAlign w:val="center"/>
          </w:tcPr>
          <w:p w14:paraId="62FEED79" w14:textId="3F10856C" w:rsidR="7B0E210C" w:rsidRDefault="1538BFD7" w:rsidP="7B0E210C">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Техника која се користи за предвиђање континуалних излазних вредности на основу улазних вредности.</w:t>
            </w:r>
          </w:p>
        </w:tc>
      </w:tr>
      <w:tr w:rsidR="7B0E210C" w14:paraId="647A9325"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2A58FC6C" w14:textId="313B8A85" w:rsidR="7B0E210C" w:rsidRDefault="4D853C33" w:rsidP="00B61132">
            <w:pPr>
              <w:jc w:val="left"/>
              <w:rPr>
                <w:b w:val="0"/>
                <w:i/>
                <w:lang w:val="sr-Cyrl-RS"/>
              </w:rPr>
            </w:pPr>
            <w:r w:rsidRPr="4A32AD70">
              <w:rPr>
                <w:lang w:val="sr-Cyrl-RS"/>
              </w:rPr>
              <w:lastRenderedPageBreak/>
              <w:t>Кл</w:t>
            </w:r>
            <w:r w:rsidR="78B886D1" w:rsidRPr="4A32AD70">
              <w:rPr>
                <w:lang w:val="sr-Cyrl-RS"/>
              </w:rPr>
              <w:t>асификација</w:t>
            </w:r>
          </w:p>
        </w:tc>
        <w:tc>
          <w:tcPr>
            <w:tcW w:w="7005" w:type="dxa"/>
            <w:vAlign w:val="center"/>
          </w:tcPr>
          <w:p w14:paraId="5CEF5B28" w14:textId="7A0144A9" w:rsidR="7B0E210C" w:rsidRDefault="1538BFD7" w:rsidP="7B0E210C">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Техника која се користи за предвиђање излазних вредности на основу улазних вредности (излаз је једна вредност из коначног скупа вредности).</w:t>
            </w:r>
          </w:p>
        </w:tc>
      </w:tr>
      <w:tr w:rsidR="1538BFD7" w14:paraId="38009273" w14:textId="77777777" w:rsidTr="1538BFD7">
        <w:tc>
          <w:tcPr>
            <w:cnfStyle w:val="001000000000" w:firstRow="0" w:lastRow="0" w:firstColumn="1" w:lastColumn="0" w:oddVBand="0" w:evenVBand="0" w:oddHBand="0" w:evenHBand="0" w:firstRowFirstColumn="0" w:firstRowLastColumn="0" w:lastRowFirstColumn="0" w:lastRowLastColumn="0"/>
            <w:tcW w:w="2355" w:type="dxa"/>
          </w:tcPr>
          <w:p w14:paraId="3BB221AF" w14:textId="36EABA85" w:rsidR="1538BFD7" w:rsidRDefault="1538BFD7" w:rsidP="1538BFD7">
            <w:pPr>
              <w:jc w:val="left"/>
              <w:rPr>
                <w:lang w:val="sr-Cyrl-RS"/>
              </w:rPr>
            </w:pPr>
            <w:r w:rsidRPr="1538BFD7">
              <w:rPr>
                <w:lang w:val="sr-Cyrl-RS"/>
              </w:rPr>
              <w:t>Бинарна класификација</w:t>
            </w:r>
          </w:p>
        </w:tc>
        <w:tc>
          <w:tcPr>
            <w:tcW w:w="7005" w:type="dxa"/>
          </w:tcPr>
          <w:p w14:paraId="4CD55E45" w14:textId="5E7218F8" w:rsidR="1538BFD7" w:rsidRDefault="1538BFD7" w:rsidP="1538BFD7">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Коначни скуп излазних вредности у класификацији који се састоји из две класе.</w:t>
            </w:r>
          </w:p>
        </w:tc>
      </w:tr>
      <w:tr w:rsidR="1538BFD7" w14:paraId="357DD8BB" w14:textId="77777777" w:rsidTr="1538BFD7">
        <w:tc>
          <w:tcPr>
            <w:cnfStyle w:val="001000000000" w:firstRow="0" w:lastRow="0" w:firstColumn="1" w:lastColumn="0" w:oddVBand="0" w:evenVBand="0" w:oddHBand="0" w:evenHBand="0" w:firstRowFirstColumn="0" w:firstRowLastColumn="0" w:lastRowFirstColumn="0" w:lastRowLastColumn="0"/>
            <w:tcW w:w="2355" w:type="dxa"/>
          </w:tcPr>
          <w:p w14:paraId="6E380D10" w14:textId="3003593E" w:rsidR="1538BFD7" w:rsidRDefault="1538BFD7" w:rsidP="1538BFD7">
            <w:pPr>
              <w:jc w:val="left"/>
              <w:rPr>
                <w:lang w:val="sr-Cyrl-RS"/>
              </w:rPr>
            </w:pPr>
            <w:proofErr w:type="spellStart"/>
            <w:r w:rsidRPr="1538BFD7">
              <w:rPr>
                <w:lang w:val="sr-Cyrl-RS"/>
              </w:rPr>
              <w:t>Мултикласна</w:t>
            </w:r>
            <w:proofErr w:type="spellEnd"/>
            <w:r w:rsidRPr="1538BFD7">
              <w:rPr>
                <w:lang w:val="sr-Cyrl-RS"/>
              </w:rPr>
              <w:t xml:space="preserve"> класификација</w:t>
            </w:r>
          </w:p>
        </w:tc>
        <w:tc>
          <w:tcPr>
            <w:tcW w:w="7005" w:type="dxa"/>
          </w:tcPr>
          <w:p w14:paraId="6E6575BE" w14:textId="5ADFECD3" w:rsidR="1538BFD7" w:rsidRDefault="1538BFD7" w:rsidP="1538BFD7">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Коначни скуп излазних вредности у класификацији који се састоји из коначно много класа.</w:t>
            </w:r>
          </w:p>
        </w:tc>
      </w:tr>
      <w:tr w:rsidR="7B0E210C" w:rsidRPr="00792D0D" w14:paraId="10644DFE" w14:textId="77777777" w:rsidTr="1538BFD7">
        <w:trPr>
          <w:trHeight w:val="899"/>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030833C9" w14:textId="66732FEC" w:rsidR="7B0E210C" w:rsidRDefault="1A9DF9B2" w:rsidP="00B61132">
            <w:pPr>
              <w:jc w:val="left"/>
              <w:rPr>
                <w:b w:val="0"/>
                <w:i/>
                <w:lang w:val="sr-Cyrl-RS"/>
              </w:rPr>
            </w:pPr>
            <w:proofErr w:type="spellStart"/>
            <w:r w:rsidRPr="38333D58">
              <w:rPr>
                <w:i/>
                <w:lang w:val="sr-Cyrl-RS"/>
              </w:rPr>
              <w:t>Python</w:t>
            </w:r>
            <w:proofErr w:type="spellEnd"/>
          </w:p>
        </w:tc>
        <w:tc>
          <w:tcPr>
            <w:tcW w:w="7005" w:type="dxa"/>
            <w:vAlign w:val="center"/>
          </w:tcPr>
          <w:p w14:paraId="1FE4F236" w14:textId="7DD87966" w:rsidR="7B0E210C" w:rsidRPr="00B61132" w:rsidRDefault="6589E4B7" w:rsidP="7B0E210C">
            <w:pPr>
              <w:cnfStyle w:val="000000000000" w:firstRow="0" w:lastRow="0" w:firstColumn="0" w:lastColumn="0" w:oddVBand="0" w:evenVBand="0" w:oddHBand="0" w:evenHBand="0" w:firstRowFirstColumn="0" w:firstRowLastColumn="0" w:lastRowFirstColumn="0" w:lastRowLastColumn="0"/>
              <w:rPr>
                <w:rFonts w:eastAsiaTheme="minorEastAsia"/>
                <w:color w:val="4D5156"/>
                <w:lang w:val="sr-Cyrl-RS"/>
              </w:rPr>
            </w:pPr>
            <w:r w:rsidRPr="1538BFD7">
              <w:rPr>
                <w:rFonts w:eastAsiaTheme="minorEastAsia"/>
                <w:color w:val="000000" w:themeColor="text1"/>
                <w:lang w:val="sr-Cyrl-RS"/>
              </w:rPr>
              <w:t xml:space="preserve"> </w:t>
            </w:r>
            <w:proofErr w:type="spellStart"/>
            <w:r w:rsidR="1A9DF9B2" w:rsidRPr="1538BFD7">
              <w:rPr>
                <w:i/>
                <w:iCs/>
                <w:lang w:val="sr-Cyrl-RS"/>
              </w:rPr>
              <w:t>Python</w:t>
            </w:r>
            <w:proofErr w:type="spellEnd"/>
            <w:r w:rsidRPr="1538BFD7">
              <w:rPr>
                <w:rFonts w:eastAsiaTheme="minorEastAsia"/>
                <w:color w:val="000000" w:themeColor="text1"/>
                <w:lang w:val="sr-Cyrl-RS"/>
              </w:rPr>
              <w:t xml:space="preserve"> је програмски језик високог нивоа опште намене. Подржава императивни, </w:t>
            </w:r>
            <w:proofErr w:type="spellStart"/>
            <w:r w:rsidRPr="1538BFD7">
              <w:rPr>
                <w:rFonts w:eastAsiaTheme="minorEastAsia"/>
                <w:color w:val="000000" w:themeColor="text1"/>
                <w:lang w:val="sr-Cyrl-RS"/>
              </w:rPr>
              <w:t>објектно</w:t>
            </w:r>
            <w:proofErr w:type="spellEnd"/>
            <w:r w:rsidRPr="1538BFD7">
              <w:rPr>
                <w:rFonts w:eastAsiaTheme="minorEastAsia"/>
                <w:color w:val="000000" w:themeColor="text1"/>
                <w:lang w:val="sr-Cyrl-RS"/>
              </w:rPr>
              <w:t>-оријентисан и функционални стил програмирања.</w:t>
            </w:r>
          </w:p>
        </w:tc>
      </w:tr>
      <w:tr w:rsidR="7B0E210C" w:rsidRPr="00792D0D" w14:paraId="007E867A" w14:textId="77777777" w:rsidTr="1538BFD7">
        <w:trPr>
          <w:trHeight w:val="881"/>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57349C17" w14:textId="22DA3176" w:rsidR="7B0E210C" w:rsidRDefault="59E4AB49" w:rsidP="00B61132">
            <w:pPr>
              <w:jc w:val="left"/>
              <w:rPr>
                <w:b w:val="0"/>
                <w:i/>
                <w:lang w:val="sr-Cyrl-RS"/>
              </w:rPr>
            </w:pPr>
            <w:r w:rsidRPr="413C9370">
              <w:rPr>
                <w:i/>
                <w:iCs/>
                <w:lang w:val="sr-Cyrl-RS"/>
              </w:rPr>
              <w:t>API</w:t>
            </w:r>
          </w:p>
        </w:tc>
        <w:tc>
          <w:tcPr>
            <w:tcW w:w="7005" w:type="dxa"/>
            <w:vAlign w:val="center"/>
          </w:tcPr>
          <w:p w14:paraId="380D12B5" w14:textId="0084BA0B" w:rsidR="7B0E210C" w:rsidRDefault="36E146E4" w:rsidP="7B0E210C">
            <w:pPr>
              <w:cnfStyle w:val="000000000000" w:firstRow="0" w:lastRow="0" w:firstColumn="0" w:lastColumn="0" w:oddVBand="0" w:evenVBand="0" w:oddHBand="0" w:evenHBand="0" w:firstRowFirstColumn="0" w:firstRowLastColumn="0" w:lastRowFirstColumn="0" w:lastRowLastColumn="0"/>
              <w:rPr>
                <w:rFonts w:eastAsiaTheme="minorEastAsia"/>
                <w:color w:val="202122"/>
                <w:lang w:val="sr-Cyrl-RS"/>
              </w:rPr>
            </w:pPr>
            <w:r w:rsidRPr="42C189BD">
              <w:rPr>
                <w:rFonts w:eastAsiaTheme="minorEastAsia"/>
                <w:color w:val="202122"/>
                <w:lang w:val="sr-Cyrl-RS"/>
              </w:rPr>
              <w:t>Програмски</w:t>
            </w:r>
            <w:r w:rsidR="55AC6A9B" w:rsidRPr="42C189BD">
              <w:rPr>
                <w:rFonts w:eastAsiaTheme="minorEastAsia"/>
                <w:color w:val="202122"/>
                <w:lang w:val="sr-Cyrl-RS"/>
              </w:rPr>
              <w:t xml:space="preserve"> интерфејс </w:t>
            </w:r>
            <w:r w:rsidR="7BF092FD" w:rsidRPr="42C189BD">
              <w:rPr>
                <w:rFonts w:eastAsiaTheme="minorEastAsia"/>
                <w:color w:val="202122"/>
                <w:lang w:val="sr-Cyrl-RS"/>
              </w:rPr>
              <w:t>апликације</w:t>
            </w:r>
            <w:r w:rsidR="00B61132" w:rsidRPr="1538BFD7">
              <w:rPr>
                <w:rFonts w:eastAsiaTheme="minorEastAsia"/>
                <w:color w:val="202122"/>
              </w:rPr>
              <w:t xml:space="preserve"> </w:t>
            </w:r>
            <w:r w:rsidR="4B112DEA" w:rsidRPr="42C189BD">
              <w:rPr>
                <w:rFonts w:eastAsiaTheme="minorEastAsia"/>
                <w:color w:val="202122"/>
                <w:lang w:val="sr-Cyrl-RS"/>
              </w:rPr>
              <w:t>(</w:t>
            </w:r>
            <w:r w:rsidR="4B112DEA" w:rsidRPr="1538BFD7">
              <w:rPr>
                <w:rFonts w:eastAsiaTheme="minorEastAsia"/>
                <w:i/>
                <w:color w:val="202122"/>
                <w:lang w:val="sr-Cyrl-RS"/>
              </w:rPr>
              <w:t>API</w:t>
            </w:r>
            <w:r w:rsidR="4B112DEA" w:rsidRPr="42C189BD">
              <w:rPr>
                <w:rFonts w:eastAsiaTheme="minorEastAsia"/>
                <w:color w:val="202122"/>
                <w:lang w:val="sr-Cyrl-RS"/>
              </w:rPr>
              <w:t>)</w:t>
            </w:r>
            <w:r w:rsidR="55AC6A9B" w:rsidRPr="42C189BD">
              <w:rPr>
                <w:rFonts w:eastAsiaTheme="minorEastAsia"/>
                <w:color w:val="202122"/>
                <w:lang w:val="sr-Cyrl-RS"/>
              </w:rPr>
              <w:t xml:space="preserve"> је</w:t>
            </w:r>
            <w:r w:rsidR="2062B433" w:rsidRPr="42C189BD">
              <w:rPr>
                <w:rFonts w:eastAsiaTheme="minorEastAsia"/>
                <w:color w:val="202122"/>
                <w:lang w:val="sr-Cyrl-RS"/>
              </w:rPr>
              <w:t xml:space="preserve"> интерфејс</w:t>
            </w:r>
            <w:r w:rsidR="55AC6A9B" w:rsidRPr="42C189BD">
              <w:rPr>
                <w:rFonts w:eastAsiaTheme="minorEastAsia"/>
                <w:color w:val="202122"/>
                <w:lang w:val="sr-Cyrl-RS"/>
              </w:rPr>
              <w:t xml:space="preserve"> за </w:t>
            </w:r>
            <w:hyperlink r:id="rId13">
              <w:r w:rsidR="55AC6A9B" w:rsidRPr="42C189BD">
                <w:rPr>
                  <w:rStyle w:val="Hyperlink"/>
                  <w:rFonts w:eastAsiaTheme="minorEastAsia"/>
                  <w:color w:val="auto"/>
                  <w:u w:val="none"/>
                  <w:lang w:val="sr-Cyrl-RS"/>
                </w:rPr>
                <w:t>програмирање</w:t>
              </w:r>
            </w:hyperlink>
            <w:r w:rsidR="55AC6A9B" w:rsidRPr="42C189BD">
              <w:rPr>
                <w:rFonts w:eastAsiaTheme="minorEastAsia"/>
                <w:lang w:val="sr-Cyrl-RS"/>
              </w:rPr>
              <w:t xml:space="preserve"> </w:t>
            </w:r>
            <w:r w:rsidR="55AC6A9B" w:rsidRPr="1538BFD7">
              <w:rPr>
                <w:rFonts w:eastAsiaTheme="minorEastAsia"/>
                <w:color w:val="202122"/>
                <w:lang w:val="sr-Cyrl-RS"/>
              </w:rPr>
              <w:t>кој</w:t>
            </w:r>
            <w:r w:rsidR="00B61132" w:rsidRPr="1538BFD7">
              <w:rPr>
                <w:rFonts w:eastAsiaTheme="minorEastAsia"/>
                <w:color w:val="202122"/>
                <w:lang w:val="sr-Cyrl-RS"/>
              </w:rPr>
              <w:t>и</w:t>
            </w:r>
            <w:r w:rsidR="55AC6A9B" w:rsidRPr="42C189BD">
              <w:rPr>
                <w:rFonts w:eastAsiaTheme="minorEastAsia"/>
                <w:color w:val="202122"/>
                <w:lang w:val="sr-Cyrl-RS"/>
              </w:rPr>
              <w:t xml:space="preserve"> дефинише начине на које апликације могу да захтевају услуге од </w:t>
            </w:r>
            <w:hyperlink r:id="rId14">
              <w:r w:rsidR="55AC6A9B" w:rsidRPr="42C189BD">
                <w:rPr>
                  <w:rStyle w:val="Hyperlink"/>
                  <w:rFonts w:eastAsiaTheme="minorEastAsia"/>
                  <w:color w:val="auto"/>
                  <w:u w:val="none"/>
                  <w:lang w:val="sr-Cyrl-RS"/>
                </w:rPr>
                <w:t>библиотека</w:t>
              </w:r>
            </w:hyperlink>
            <w:r w:rsidR="55AC6A9B" w:rsidRPr="42C189BD">
              <w:rPr>
                <w:rFonts w:eastAsiaTheme="minorEastAsia"/>
                <w:lang w:val="sr-Cyrl-RS"/>
              </w:rPr>
              <w:t xml:space="preserve"> или </w:t>
            </w:r>
            <w:hyperlink r:id="rId15">
              <w:r w:rsidR="55AC6A9B" w:rsidRPr="1538BFD7">
                <w:rPr>
                  <w:rStyle w:val="Hyperlink"/>
                  <w:rFonts w:eastAsiaTheme="minorEastAsia"/>
                  <w:color w:val="auto"/>
                  <w:u w:val="none"/>
                  <w:lang w:val="sr-Cyrl-RS"/>
                </w:rPr>
                <w:t>оперативног</w:t>
              </w:r>
              <w:r w:rsidR="55AC6A9B" w:rsidRPr="42C189BD">
                <w:rPr>
                  <w:rStyle w:val="Hyperlink"/>
                  <w:rFonts w:eastAsiaTheme="minorEastAsia"/>
                  <w:color w:val="auto"/>
                  <w:u w:val="none"/>
                  <w:lang w:val="sr-Cyrl-RS"/>
                </w:rPr>
                <w:t xml:space="preserve"> система</w:t>
              </w:r>
            </w:hyperlink>
            <w:r w:rsidR="55AC6A9B" w:rsidRPr="42C189BD">
              <w:rPr>
                <w:rFonts w:eastAsiaTheme="minorEastAsia"/>
                <w:lang w:val="sr-Cyrl-RS"/>
              </w:rPr>
              <w:t>.</w:t>
            </w:r>
          </w:p>
        </w:tc>
      </w:tr>
      <w:tr w:rsidR="7B0E210C" w14:paraId="3850FC2E"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1EB613E6" w14:textId="06CED0F5" w:rsidR="7B0E210C" w:rsidRDefault="184560FB" w:rsidP="00B61132">
            <w:pPr>
              <w:jc w:val="left"/>
              <w:rPr>
                <w:b w:val="0"/>
                <w:lang w:val="sr-Cyrl-RS"/>
              </w:rPr>
            </w:pPr>
            <w:proofErr w:type="spellStart"/>
            <w:r w:rsidRPr="160412D5">
              <w:rPr>
                <w:i/>
                <w:lang w:val="sr-Cyrl-RS"/>
              </w:rPr>
              <w:t>Tensorflow</w:t>
            </w:r>
            <w:proofErr w:type="spellEnd"/>
          </w:p>
        </w:tc>
        <w:tc>
          <w:tcPr>
            <w:tcW w:w="7005" w:type="dxa"/>
            <w:vAlign w:val="center"/>
          </w:tcPr>
          <w:p w14:paraId="430A7AE9" w14:textId="5647652E" w:rsidR="7B0E210C" w:rsidRDefault="1538BFD7" w:rsidP="7B0E210C">
            <w:pPr>
              <w:cnfStyle w:val="000000000000" w:firstRow="0" w:lastRow="0" w:firstColumn="0" w:lastColumn="0" w:oddVBand="0" w:evenVBand="0" w:oddHBand="0" w:evenHBand="0" w:firstRowFirstColumn="0" w:firstRowLastColumn="0" w:lastRowFirstColumn="0" w:lastRowLastColumn="0"/>
              <w:rPr>
                <w:lang w:val="sr-Cyrl-RS"/>
              </w:rPr>
            </w:pPr>
            <w:r w:rsidRPr="1538BFD7">
              <w:rPr>
                <w:lang w:val="sr-Cyrl-RS"/>
              </w:rPr>
              <w:t xml:space="preserve">Библиотека отвореног кода која се користи за израчунавања у програмском језику </w:t>
            </w:r>
            <w:proofErr w:type="spellStart"/>
            <w:r w:rsidRPr="1538BFD7">
              <w:rPr>
                <w:i/>
                <w:iCs/>
                <w:lang w:val="sr-Cyrl-RS"/>
              </w:rPr>
              <w:t>Python</w:t>
            </w:r>
            <w:proofErr w:type="spellEnd"/>
            <w:r w:rsidRPr="1538BFD7">
              <w:rPr>
                <w:i/>
                <w:iCs/>
                <w:lang w:val="sr-Cyrl-RS"/>
              </w:rPr>
              <w:t>.</w:t>
            </w:r>
          </w:p>
        </w:tc>
      </w:tr>
      <w:tr w:rsidR="7B0E210C" w14:paraId="34313DDD"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1BD4298D" w14:textId="110AC76C" w:rsidR="7B0E210C" w:rsidRDefault="74305F90" w:rsidP="00B61132">
            <w:pPr>
              <w:jc w:val="left"/>
              <w:rPr>
                <w:b w:val="0"/>
                <w:lang w:val="sr-Cyrl-RS"/>
              </w:rPr>
            </w:pPr>
            <w:proofErr w:type="spellStart"/>
            <w:r w:rsidRPr="46E377E8">
              <w:rPr>
                <w:lang w:val="sr-Cyrl-RS"/>
              </w:rPr>
              <w:t>Неурон</w:t>
            </w:r>
            <w:proofErr w:type="spellEnd"/>
          </w:p>
        </w:tc>
        <w:tc>
          <w:tcPr>
            <w:tcW w:w="7005" w:type="dxa"/>
            <w:vAlign w:val="center"/>
          </w:tcPr>
          <w:p w14:paraId="0E0A56AE" w14:textId="4C675B46" w:rsidR="7B0E210C" w:rsidRDefault="00573F11" w:rsidP="7B0E210C">
            <w:pPr>
              <w:cnfStyle w:val="000000000000" w:firstRow="0" w:lastRow="0" w:firstColumn="0" w:lastColumn="0" w:oddVBand="0" w:evenVBand="0" w:oddHBand="0" w:evenHBand="0" w:firstRowFirstColumn="0" w:firstRowLastColumn="0" w:lastRowFirstColumn="0" w:lastRowLastColumn="0"/>
              <w:rPr>
                <w:b/>
                <w:bCs/>
                <w:lang w:val="sr-Cyrl-RS"/>
              </w:rPr>
            </w:pPr>
            <w:r>
              <w:rPr>
                <w:lang w:val="sr-Cyrl-RS"/>
              </w:rPr>
              <w:t>П</w:t>
            </w:r>
            <w:r w:rsidRPr="00573F11">
              <w:rPr>
                <w:lang w:val="sr-Cyrl-RS"/>
              </w:rPr>
              <w:t xml:space="preserve">роцесор или чвор, </w:t>
            </w:r>
            <w:r>
              <w:rPr>
                <w:lang w:val="sr-Cyrl-RS"/>
              </w:rPr>
              <w:t>који када је повезан са више истих чини неуронску мрежу.</w:t>
            </w:r>
          </w:p>
        </w:tc>
      </w:tr>
      <w:tr w:rsidR="7B0E210C" w:rsidRPr="00792D0D" w14:paraId="7723E14A"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2B014A35" w14:textId="389D79D1" w:rsidR="7B0E210C" w:rsidRDefault="2F88A1D2" w:rsidP="00536546">
            <w:pPr>
              <w:jc w:val="left"/>
              <w:rPr>
                <w:b w:val="0"/>
                <w:lang w:val="sr-Cyrl-RS"/>
              </w:rPr>
            </w:pPr>
            <w:r w:rsidRPr="1D3B48BA">
              <w:rPr>
                <w:lang w:val="sr-Cyrl-RS"/>
              </w:rPr>
              <w:t>HT</w:t>
            </w:r>
            <w:r w:rsidR="056F8153" w:rsidRPr="1D3B48BA">
              <w:rPr>
                <w:lang w:val="sr-Cyrl-RS"/>
              </w:rPr>
              <w:t>TP</w:t>
            </w:r>
          </w:p>
        </w:tc>
        <w:tc>
          <w:tcPr>
            <w:tcW w:w="7005" w:type="dxa"/>
            <w:vAlign w:val="center"/>
          </w:tcPr>
          <w:p w14:paraId="721C03A2" w14:textId="03CE7AD6" w:rsidR="7B0E210C" w:rsidRPr="00DC1900" w:rsidRDefault="28BD2541" w:rsidP="7B0E210C">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lang w:val="sr-Cyrl-RS"/>
              </w:rPr>
            </w:pPr>
            <w:r w:rsidRPr="1538BFD7">
              <w:rPr>
                <w:rFonts w:eastAsia="Arial"/>
                <w:i/>
                <w:color w:val="000000" w:themeColor="text1"/>
                <w:lang w:val="sr-Cyrl-RS"/>
              </w:rPr>
              <w:t>HTTP</w:t>
            </w:r>
            <w:r w:rsidRPr="1538BFD7">
              <w:rPr>
                <w:rFonts w:eastAsia="Arial"/>
                <w:color w:val="000000" w:themeColor="text1"/>
                <w:lang w:val="sr-Cyrl-RS"/>
              </w:rPr>
              <w:t xml:space="preserve"> је мрежни протокол који представља главни и најчешћи метод преноса информација на вебу.</w:t>
            </w:r>
          </w:p>
        </w:tc>
      </w:tr>
      <w:tr w:rsidR="7B0E210C" w:rsidRPr="00792D0D" w14:paraId="105577C8" w14:textId="77777777" w:rsidTr="1538BFD7">
        <w:trPr>
          <w:trHeight w:val="305"/>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6957DF60" w14:textId="4C20D8EE" w:rsidR="7B0E210C" w:rsidRDefault="20C0DF40" w:rsidP="00536546">
            <w:pPr>
              <w:jc w:val="left"/>
              <w:rPr>
                <w:b w:val="0"/>
                <w:lang w:val="sr-Cyrl-RS"/>
              </w:rPr>
            </w:pPr>
            <w:proofErr w:type="spellStart"/>
            <w:r w:rsidRPr="7C964E1E">
              <w:rPr>
                <w:i/>
                <w:lang w:val="sr-Cyrl-RS"/>
              </w:rPr>
              <w:t>Url</w:t>
            </w:r>
            <w:proofErr w:type="spellEnd"/>
          </w:p>
        </w:tc>
        <w:tc>
          <w:tcPr>
            <w:tcW w:w="7005" w:type="dxa"/>
            <w:vAlign w:val="center"/>
          </w:tcPr>
          <w:p w14:paraId="48BE3EA8" w14:textId="0AE732AE" w:rsidR="7B0E210C" w:rsidRPr="00DC1900" w:rsidRDefault="1A658F87" w:rsidP="7B0E210C">
            <w:pPr>
              <w:cnfStyle w:val="000000000000" w:firstRow="0" w:lastRow="0" w:firstColumn="0" w:lastColumn="0" w:oddVBand="0" w:evenVBand="0" w:oddHBand="0" w:evenHBand="0" w:firstRowFirstColumn="0" w:firstRowLastColumn="0" w:lastRowFirstColumn="0" w:lastRowLastColumn="0"/>
              <w:rPr>
                <w:rFonts w:eastAsiaTheme="majorEastAsia"/>
                <w:color w:val="000000" w:themeColor="text1"/>
                <w:lang w:val="sr-Cyrl-RS"/>
              </w:rPr>
            </w:pPr>
            <w:r w:rsidRPr="1538BFD7">
              <w:rPr>
                <w:rFonts w:eastAsiaTheme="majorEastAsia"/>
                <w:color w:val="000000" w:themeColor="text1"/>
                <w:lang w:val="sr-Cyrl-RS"/>
              </w:rPr>
              <w:t xml:space="preserve">Адреса за лоцирање </w:t>
            </w:r>
            <w:r w:rsidR="6BA4F846" w:rsidRPr="1538BFD7">
              <w:rPr>
                <w:rFonts w:eastAsiaTheme="majorEastAsia"/>
                <w:color w:val="000000" w:themeColor="text1"/>
                <w:lang w:val="sr-Cyrl-RS"/>
              </w:rPr>
              <w:t xml:space="preserve">ресурса на </w:t>
            </w:r>
            <w:r w:rsidR="4B44F49A" w:rsidRPr="1538BFD7">
              <w:rPr>
                <w:rFonts w:eastAsiaTheme="majorEastAsia"/>
                <w:color w:val="000000" w:themeColor="text1"/>
                <w:lang w:val="sr-Cyrl-RS"/>
              </w:rPr>
              <w:t>интернету</w:t>
            </w:r>
            <w:r w:rsidR="2AE4F0EE" w:rsidRPr="1538BFD7">
              <w:rPr>
                <w:rFonts w:eastAsiaTheme="majorEastAsia"/>
                <w:color w:val="000000" w:themeColor="text1"/>
                <w:lang w:val="sr-Cyrl-RS"/>
              </w:rPr>
              <w:t>.</w:t>
            </w:r>
          </w:p>
        </w:tc>
      </w:tr>
      <w:tr w:rsidR="7B0E210C" w:rsidRPr="00792D0D" w14:paraId="1BC50F53" w14:textId="77777777" w:rsidTr="1538BFD7">
        <w:trPr>
          <w:trHeight w:val="62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697F7F61" w14:textId="2EC4B65F" w:rsidR="7B0E210C" w:rsidRDefault="74413076" w:rsidP="00536546">
            <w:pPr>
              <w:jc w:val="left"/>
              <w:rPr>
                <w:b w:val="0"/>
                <w:lang w:val="sr-Cyrl-RS"/>
              </w:rPr>
            </w:pPr>
            <w:r w:rsidRPr="22DA7681">
              <w:rPr>
                <w:i/>
                <w:lang w:val="sr-Cyrl-RS"/>
              </w:rPr>
              <w:t>.</w:t>
            </w:r>
            <w:proofErr w:type="spellStart"/>
            <w:r w:rsidRPr="22DA7681">
              <w:rPr>
                <w:i/>
                <w:lang w:val="sr-Cyrl-RS"/>
              </w:rPr>
              <w:t>Csv</w:t>
            </w:r>
            <w:proofErr w:type="spellEnd"/>
          </w:p>
        </w:tc>
        <w:tc>
          <w:tcPr>
            <w:tcW w:w="7005" w:type="dxa"/>
            <w:vAlign w:val="center"/>
          </w:tcPr>
          <w:p w14:paraId="5317DCA4" w14:textId="1B4A6B11" w:rsidR="7B0E210C" w:rsidRPr="00DC1900" w:rsidRDefault="1D99C927" w:rsidP="7B0E210C">
            <w:pPr>
              <w:cnfStyle w:val="000000000000" w:firstRow="0" w:lastRow="0" w:firstColumn="0" w:lastColumn="0" w:oddVBand="0" w:evenVBand="0" w:oddHBand="0" w:evenHBand="0" w:firstRowFirstColumn="0" w:firstRowLastColumn="0" w:lastRowFirstColumn="0" w:lastRowLastColumn="0"/>
              <w:rPr>
                <w:rFonts w:eastAsia="Arial"/>
                <w:color w:val="000000" w:themeColor="text1"/>
                <w:lang w:val="sr-Cyrl-RS"/>
              </w:rPr>
            </w:pPr>
            <w:r w:rsidRPr="1538BFD7">
              <w:rPr>
                <w:rFonts w:eastAsia="Arial"/>
                <w:color w:val="000000" w:themeColor="text1"/>
                <w:lang w:val="sr-Cyrl-RS"/>
              </w:rPr>
              <w:t>Датотека која садржи листу података који су одвојени запетом.</w:t>
            </w:r>
          </w:p>
        </w:tc>
      </w:tr>
      <w:tr w:rsidR="7B0E210C" w:rsidRPr="00792D0D" w14:paraId="699851A1"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49EC27E7" w14:textId="58B1D451" w:rsidR="7B0E210C" w:rsidRDefault="2F067A72" w:rsidP="00536546">
            <w:pPr>
              <w:jc w:val="left"/>
              <w:rPr>
                <w:b w:val="0"/>
                <w:lang w:val="sr-Cyrl-RS"/>
              </w:rPr>
            </w:pPr>
            <w:proofErr w:type="spellStart"/>
            <w:r w:rsidRPr="697EA28F">
              <w:rPr>
                <w:lang w:val="sr-Cyrl-RS"/>
              </w:rPr>
              <w:t>SignalR</w:t>
            </w:r>
            <w:proofErr w:type="spellEnd"/>
          </w:p>
        </w:tc>
        <w:tc>
          <w:tcPr>
            <w:tcW w:w="7005" w:type="dxa"/>
            <w:vAlign w:val="center"/>
          </w:tcPr>
          <w:p w14:paraId="59C92F86" w14:textId="52C3F29D" w:rsidR="7B0E210C" w:rsidRPr="00DC1900" w:rsidRDefault="15604FF2" w:rsidP="7B0E210C">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lang w:val="sr-Cyrl-RS"/>
              </w:rPr>
            </w:pPr>
            <w:r w:rsidRPr="1538BFD7">
              <w:rPr>
                <w:rFonts w:eastAsiaTheme="minorEastAsia"/>
                <w:color w:val="000000" w:themeColor="text1"/>
                <w:lang w:val="sr-Cyrl-RS"/>
              </w:rPr>
              <w:t>Бесплатна</w:t>
            </w:r>
            <w:r w:rsidR="1D097A48" w:rsidRPr="1538BFD7">
              <w:rPr>
                <w:rFonts w:eastAsiaTheme="minorEastAsia"/>
                <w:color w:val="000000" w:themeColor="text1"/>
                <w:lang w:val="sr-Cyrl-RS"/>
              </w:rPr>
              <w:t xml:space="preserve"> </w:t>
            </w:r>
            <w:r w:rsidR="345DB770" w:rsidRPr="1538BFD7">
              <w:rPr>
                <w:rFonts w:eastAsiaTheme="minorEastAsia"/>
                <w:color w:val="000000" w:themeColor="text1"/>
                <w:lang w:val="sr-Cyrl-RS"/>
              </w:rPr>
              <w:t xml:space="preserve">софтверска </w:t>
            </w:r>
            <w:r w:rsidR="1D097A48" w:rsidRPr="1538BFD7">
              <w:rPr>
                <w:rFonts w:eastAsiaTheme="minorEastAsia"/>
                <w:color w:val="000000" w:themeColor="text1"/>
                <w:lang w:val="sr-Cyrl-RS"/>
              </w:rPr>
              <w:t xml:space="preserve">библиотека која омогућава </w:t>
            </w:r>
            <w:r w:rsidR="004D4B6E" w:rsidRPr="1538BFD7">
              <w:rPr>
                <w:rFonts w:eastAsiaTheme="minorEastAsia"/>
                <w:color w:val="000000" w:themeColor="text1"/>
                <w:lang w:val="sr-Cyrl-RS"/>
              </w:rPr>
              <w:t>асинхрону комуникацију између</w:t>
            </w:r>
            <w:r w:rsidR="1D097A48" w:rsidRPr="1538BFD7">
              <w:rPr>
                <w:rFonts w:eastAsiaTheme="minorEastAsia"/>
                <w:color w:val="000000" w:themeColor="text1"/>
                <w:lang w:val="sr-Cyrl-RS"/>
              </w:rPr>
              <w:t xml:space="preserve"> сервера </w:t>
            </w:r>
            <w:r w:rsidR="004D4B6E" w:rsidRPr="1538BFD7">
              <w:rPr>
                <w:rFonts w:eastAsiaTheme="minorEastAsia"/>
                <w:color w:val="000000" w:themeColor="text1"/>
                <w:lang w:val="sr-Cyrl-RS"/>
              </w:rPr>
              <w:t>и</w:t>
            </w:r>
            <w:r w:rsidR="1D097A48" w:rsidRPr="1538BFD7">
              <w:rPr>
                <w:rFonts w:eastAsiaTheme="minorEastAsia"/>
                <w:color w:val="000000" w:themeColor="text1"/>
                <w:lang w:val="sr-Cyrl-RS"/>
              </w:rPr>
              <w:t xml:space="preserve"> клијента</w:t>
            </w:r>
            <w:r w:rsidR="004D4B6E" w:rsidRPr="1538BFD7">
              <w:rPr>
                <w:rFonts w:eastAsiaTheme="minorEastAsia"/>
                <w:color w:val="000000" w:themeColor="text1"/>
                <w:lang w:val="sr-Cyrl-RS"/>
              </w:rPr>
              <w:t>.</w:t>
            </w:r>
          </w:p>
        </w:tc>
      </w:tr>
      <w:tr w:rsidR="7B0E210C" w:rsidRPr="00792D0D" w14:paraId="66A5CE7A" w14:textId="77777777" w:rsidTr="1538BFD7">
        <w:trPr>
          <w:trHeight w:val="611"/>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62DF4D7B" w14:textId="623B9A68" w:rsidR="7B0E210C" w:rsidRDefault="5A6B7BD5" w:rsidP="00536546">
            <w:pPr>
              <w:jc w:val="left"/>
              <w:rPr>
                <w:rFonts w:eastAsiaTheme="minorEastAsia"/>
                <w:b w:val="0"/>
                <w:i/>
                <w:lang w:val="sr-Cyrl-RS"/>
              </w:rPr>
            </w:pPr>
            <w:proofErr w:type="spellStart"/>
            <w:r w:rsidRPr="3314E0F9">
              <w:rPr>
                <w:i/>
                <w:lang w:val="sr-Cyrl-RS"/>
              </w:rPr>
              <w:t>Angular</w:t>
            </w:r>
            <w:proofErr w:type="spellEnd"/>
          </w:p>
        </w:tc>
        <w:tc>
          <w:tcPr>
            <w:tcW w:w="7005" w:type="dxa"/>
            <w:vAlign w:val="center"/>
          </w:tcPr>
          <w:p w14:paraId="2A3F2755" w14:textId="339F52C4" w:rsidR="7B0E210C" w:rsidRPr="00DC1900" w:rsidRDefault="00452AF8" w:rsidP="7B0E210C">
            <w:pPr>
              <w:cnfStyle w:val="000000000000" w:firstRow="0" w:lastRow="0" w:firstColumn="0" w:lastColumn="0" w:oddVBand="0" w:evenVBand="0" w:oddHBand="0" w:evenHBand="0" w:firstRowFirstColumn="0" w:firstRowLastColumn="0" w:lastRowFirstColumn="0" w:lastRowLastColumn="0"/>
              <w:rPr>
                <w:rFonts w:eastAsiaTheme="majorEastAsia"/>
                <w:color w:val="000000" w:themeColor="text1"/>
                <w:lang w:val="sr-Cyrl-RS"/>
              </w:rPr>
            </w:pPr>
            <w:r w:rsidRPr="1538BFD7">
              <w:rPr>
                <w:rFonts w:eastAsiaTheme="majorEastAsia"/>
                <w:i/>
                <w:iCs/>
                <w:color w:val="000000" w:themeColor="text1"/>
              </w:rPr>
              <w:t>Angular</w:t>
            </w:r>
            <w:r w:rsidR="7E5F80A8" w:rsidRPr="1538BFD7">
              <w:rPr>
                <w:rFonts w:eastAsiaTheme="majorEastAsia"/>
                <w:color w:val="000000" w:themeColor="text1"/>
                <w:lang w:val="sr-Cyrl-RS"/>
              </w:rPr>
              <w:t xml:space="preserve"> је бесплатни оквир веб апликација заснован на </w:t>
            </w:r>
            <w:proofErr w:type="spellStart"/>
            <w:r w:rsidR="080B8037" w:rsidRPr="1538BFD7">
              <w:rPr>
                <w:rFonts w:eastAsiaTheme="majorEastAsia"/>
                <w:i/>
                <w:color w:val="000000" w:themeColor="text1"/>
                <w:lang w:val="sr-Cyrl-RS"/>
              </w:rPr>
              <w:t>Type</w:t>
            </w:r>
            <w:r w:rsidR="696C5606" w:rsidRPr="1538BFD7">
              <w:rPr>
                <w:rFonts w:eastAsiaTheme="majorEastAsia"/>
                <w:i/>
                <w:color w:val="000000" w:themeColor="text1"/>
                <w:lang w:val="sr-Cyrl-RS"/>
              </w:rPr>
              <w:t>Script</w:t>
            </w:r>
            <w:proofErr w:type="spellEnd"/>
            <w:r w:rsidR="7E5F80A8" w:rsidRPr="1538BFD7">
              <w:rPr>
                <w:rFonts w:eastAsiaTheme="majorEastAsia"/>
                <w:color w:val="000000" w:themeColor="text1"/>
                <w:lang w:val="sr-Cyrl-RS"/>
              </w:rPr>
              <w:t>-у</w:t>
            </w:r>
            <w:r w:rsidR="00DC0668">
              <w:rPr>
                <w:rFonts w:eastAsiaTheme="majorEastAsia"/>
                <w:color w:val="000000" w:themeColor="text1"/>
                <w:lang w:val="sr-Cyrl-RS"/>
              </w:rPr>
              <w:t>,</w:t>
            </w:r>
            <w:r w:rsidR="7E5F80A8" w:rsidRPr="1538BFD7">
              <w:rPr>
                <w:rFonts w:eastAsiaTheme="majorEastAsia"/>
                <w:color w:val="000000" w:themeColor="text1"/>
                <w:lang w:val="sr-Cyrl-RS"/>
              </w:rPr>
              <w:t xml:space="preserve"> отвореног кода који води </w:t>
            </w:r>
            <w:r w:rsidRPr="1538BFD7">
              <w:rPr>
                <w:rFonts w:eastAsiaTheme="majorEastAsia"/>
                <w:i/>
                <w:iCs/>
                <w:color w:val="000000" w:themeColor="text1"/>
              </w:rPr>
              <w:t>Angular</w:t>
            </w:r>
            <w:r w:rsidR="7E5F80A8" w:rsidRPr="1538BFD7">
              <w:rPr>
                <w:rFonts w:eastAsiaTheme="majorEastAsia"/>
                <w:color w:val="000000" w:themeColor="text1"/>
                <w:lang w:val="sr-Cyrl-RS"/>
              </w:rPr>
              <w:t xml:space="preserve"> тим у </w:t>
            </w:r>
            <w:r w:rsidRPr="1538BFD7">
              <w:rPr>
                <w:rFonts w:eastAsiaTheme="majorEastAsia"/>
                <w:i/>
                <w:iCs/>
                <w:color w:val="000000" w:themeColor="text1"/>
              </w:rPr>
              <w:t>Google</w:t>
            </w:r>
            <w:r w:rsidR="7E5F80A8" w:rsidRPr="1538BFD7">
              <w:rPr>
                <w:rFonts w:eastAsiaTheme="majorEastAsia"/>
                <w:color w:val="000000" w:themeColor="text1"/>
                <w:lang w:val="sr-Cyrl-RS"/>
              </w:rPr>
              <w:t>-у.</w:t>
            </w:r>
          </w:p>
        </w:tc>
      </w:tr>
      <w:tr w:rsidR="7B0E210C" w14:paraId="7933DB5B"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7D6A8B6B" w14:textId="28820195" w:rsidR="7B0E210C" w:rsidRDefault="3B852B56" w:rsidP="00536546">
            <w:pPr>
              <w:jc w:val="left"/>
              <w:rPr>
                <w:rFonts w:eastAsiaTheme="minorEastAsia"/>
                <w:b w:val="0"/>
                <w:i/>
                <w:lang w:val="sr-Cyrl-RS"/>
              </w:rPr>
            </w:pPr>
            <w:r w:rsidRPr="60BD3CC2">
              <w:rPr>
                <w:i/>
                <w:lang w:val="sr-Cyrl-RS"/>
              </w:rPr>
              <w:t>.NET</w:t>
            </w:r>
          </w:p>
        </w:tc>
        <w:tc>
          <w:tcPr>
            <w:tcW w:w="7005" w:type="dxa"/>
            <w:vAlign w:val="center"/>
          </w:tcPr>
          <w:p w14:paraId="78680B5E" w14:textId="642E2411" w:rsidR="7B0E210C" w:rsidRPr="00DC1900" w:rsidRDefault="1E4469D1" w:rsidP="7B0E210C">
            <w:pP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sidRPr="1538BFD7">
              <w:rPr>
                <w:color w:val="000000" w:themeColor="text1"/>
                <w:lang w:val="sr-Cyrl-RS"/>
              </w:rPr>
              <w:t xml:space="preserve">Окружење </w:t>
            </w:r>
            <w:r w:rsidR="1DFF72E2" w:rsidRPr="1538BFD7">
              <w:rPr>
                <w:color w:val="000000" w:themeColor="text1"/>
                <w:lang w:val="sr-Cyrl-RS"/>
              </w:rPr>
              <w:t xml:space="preserve">за </w:t>
            </w:r>
            <w:r w:rsidR="323FCB71" w:rsidRPr="1538BFD7">
              <w:rPr>
                <w:color w:val="000000" w:themeColor="text1"/>
                <w:lang w:val="sr-Cyrl-RS"/>
              </w:rPr>
              <w:t>развој софтвер</w:t>
            </w:r>
            <w:r w:rsidR="198D51D6" w:rsidRPr="1538BFD7">
              <w:rPr>
                <w:color w:val="000000" w:themeColor="text1"/>
                <w:lang w:val="sr-Cyrl-RS"/>
              </w:rPr>
              <w:t>а.</w:t>
            </w:r>
          </w:p>
        </w:tc>
      </w:tr>
      <w:tr w:rsidR="7B0E210C" w:rsidRPr="00792D0D" w14:paraId="6A0491EB"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566A40A7" w14:textId="2460EA2E" w:rsidR="7B0E210C" w:rsidRDefault="517E3109" w:rsidP="00536546">
            <w:pPr>
              <w:jc w:val="left"/>
              <w:rPr>
                <w:rFonts w:eastAsiaTheme="minorEastAsia"/>
                <w:b w:val="0"/>
                <w:i/>
                <w:lang w:val="sr-Cyrl-RS"/>
              </w:rPr>
            </w:pPr>
            <w:r w:rsidRPr="405D3916">
              <w:rPr>
                <w:i/>
                <w:lang w:val="sr-Cyrl-RS"/>
              </w:rPr>
              <w:t>Node.js</w:t>
            </w:r>
          </w:p>
        </w:tc>
        <w:tc>
          <w:tcPr>
            <w:tcW w:w="7005" w:type="dxa"/>
            <w:vAlign w:val="center"/>
          </w:tcPr>
          <w:p w14:paraId="3D236126" w14:textId="4098E53B" w:rsidR="7B0E210C" w:rsidRPr="00DC1900" w:rsidRDefault="4E5BD7F8" w:rsidP="7B0E210C">
            <w:pPr>
              <w:cnfStyle w:val="000000000000" w:firstRow="0" w:lastRow="0" w:firstColumn="0" w:lastColumn="0" w:oddVBand="0" w:evenVBand="0" w:oddHBand="0" w:evenHBand="0" w:firstRowFirstColumn="0" w:firstRowLastColumn="0" w:lastRowFirstColumn="0" w:lastRowLastColumn="0"/>
              <w:rPr>
                <w:rFonts w:eastAsia="Calibri"/>
                <w:color w:val="000000" w:themeColor="text1"/>
                <w:lang w:val="sr-Cyrl-RS"/>
              </w:rPr>
            </w:pPr>
            <w:r w:rsidRPr="1538BFD7">
              <w:rPr>
                <w:rFonts w:eastAsia="Calibri"/>
                <w:color w:val="000000" w:themeColor="text1"/>
                <w:lang w:val="sr-Cyrl-RS"/>
              </w:rPr>
              <w:t>Окружење за развој међу-</w:t>
            </w:r>
            <w:proofErr w:type="spellStart"/>
            <w:r w:rsidRPr="1538BFD7">
              <w:rPr>
                <w:rFonts w:eastAsia="Calibri"/>
                <w:color w:val="000000" w:themeColor="text1"/>
                <w:lang w:val="sr-Cyrl-RS"/>
              </w:rPr>
              <w:t>платформских</w:t>
            </w:r>
            <w:proofErr w:type="spellEnd"/>
            <w:r w:rsidRPr="1538BFD7">
              <w:rPr>
                <w:rFonts w:eastAsia="Calibri"/>
                <w:color w:val="000000" w:themeColor="text1"/>
                <w:lang w:val="sr-Cyrl-RS"/>
              </w:rPr>
              <w:t xml:space="preserve"> апликација, засновано на </w:t>
            </w:r>
            <w:proofErr w:type="spellStart"/>
            <w:r w:rsidRPr="1538BFD7">
              <w:rPr>
                <w:rFonts w:eastAsia="Calibri"/>
                <w:i/>
                <w:color w:val="000000" w:themeColor="text1"/>
                <w:lang w:val="sr-Cyrl-RS"/>
              </w:rPr>
              <w:t>JavaScript</w:t>
            </w:r>
            <w:proofErr w:type="spellEnd"/>
            <w:r w:rsidRPr="1538BFD7">
              <w:rPr>
                <w:rFonts w:eastAsia="Calibri"/>
                <w:color w:val="000000" w:themeColor="text1"/>
                <w:lang w:val="sr-Cyrl-RS"/>
              </w:rPr>
              <w:t>-у.</w:t>
            </w:r>
          </w:p>
        </w:tc>
      </w:tr>
      <w:tr w:rsidR="7B0E210C" w14:paraId="4AE9F6B4"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65FFCD1D" w14:textId="7451378E" w:rsidR="7B0E210C" w:rsidRDefault="7BD3C225" w:rsidP="00536546">
            <w:pPr>
              <w:jc w:val="left"/>
              <w:rPr>
                <w:b w:val="0"/>
                <w:lang w:val="sr-Cyrl-RS"/>
              </w:rPr>
            </w:pPr>
            <w:r w:rsidRPr="1538BFD7">
              <w:rPr>
                <w:lang w:val="sr-Cyrl-RS"/>
              </w:rPr>
              <w:t>HTML5</w:t>
            </w:r>
          </w:p>
        </w:tc>
        <w:tc>
          <w:tcPr>
            <w:tcW w:w="7005" w:type="dxa"/>
            <w:vAlign w:val="center"/>
          </w:tcPr>
          <w:p w14:paraId="53318E18" w14:textId="546C4BA1" w:rsidR="7B0E210C" w:rsidRPr="00DC1900" w:rsidRDefault="1538BFD7" w:rsidP="7B0E210C">
            <w:pP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sidRPr="1538BFD7">
              <w:rPr>
                <w:color w:val="000000" w:themeColor="text1"/>
                <w:lang w:val="sr-Cyrl-RS"/>
              </w:rPr>
              <w:t>Описни језик специјално намењен опису веб страница.</w:t>
            </w:r>
          </w:p>
        </w:tc>
      </w:tr>
      <w:tr w:rsidR="7B0E210C" w:rsidRPr="00792D0D" w14:paraId="087ED852"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771D6083" w14:textId="28A9FEA6" w:rsidR="7B0E210C" w:rsidRDefault="7BD3C225" w:rsidP="00536546">
            <w:pPr>
              <w:jc w:val="left"/>
              <w:rPr>
                <w:lang w:val="sr-Cyrl-RS"/>
              </w:rPr>
            </w:pPr>
            <w:r w:rsidRPr="1538BFD7">
              <w:rPr>
                <w:lang w:val="sr-Cyrl-RS"/>
              </w:rPr>
              <w:t>CSS</w:t>
            </w:r>
          </w:p>
        </w:tc>
        <w:tc>
          <w:tcPr>
            <w:tcW w:w="7005" w:type="dxa"/>
            <w:vAlign w:val="center"/>
          </w:tcPr>
          <w:p w14:paraId="4BC6A1E0" w14:textId="7865E742" w:rsidR="7B0E210C" w:rsidRPr="00DC1900" w:rsidRDefault="3F032DDE" w:rsidP="7B0E210C">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lang w:val="sr-Cyrl-RS"/>
              </w:rPr>
            </w:pPr>
            <w:r w:rsidRPr="1538BFD7">
              <w:rPr>
                <w:rFonts w:eastAsiaTheme="minorEastAsia"/>
                <w:i/>
                <w:color w:val="000000" w:themeColor="text1"/>
                <w:lang w:val="sr-Cyrl-RS"/>
              </w:rPr>
              <w:t>CSS</w:t>
            </w:r>
            <w:r w:rsidRPr="1538BFD7">
              <w:rPr>
                <w:rFonts w:eastAsiaTheme="minorEastAsia"/>
                <w:color w:val="000000" w:themeColor="text1"/>
                <w:lang w:val="sr-Cyrl-RS"/>
              </w:rPr>
              <w:t xml:space="preserve"> је језик форматирања помоћу ког се дефинише изглед елемената веб-странице</w:t>
            </w:r>
            <w:r w:rsidR="2548EA55" w:rsidRPr="1538BFD7">
              <w:rPr>
                <w:rFonts w:eastAsiaTheme="minorEastAsia"/>
                <w:color w:val="000000" w:themeColor="text1"/>
                <w:lang w:val="sr-Cyrl-RS"/>
              </w:rPr>
              <w:t>.</w:t>
            </w:r>
          </w:p>
        </w:tc>
      </w:tr>
      <w:tr w:rsidR="7B0E210C" w:rsidRPr="00792D0D" w14:paraId="05DF448F"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05682A9B" w14:textId="62EB0319" w:rsidR="7B0E210C" w:rsidRDefault="6D2E37A2" w:rsidP="00536546">
            <w:pPr>
              <w:jc w:val="left"/>
              <w:rPr>
                <w:b w:val="0"/>
                <w:lang w:val="sr-Cyrl-RS"/>
              </w:rPr>
            </w:pPr>
            <w:proofErr w:type="spellStart"/>
            <w:r w:rsidRPr="70F7A73A">
              <w:rPr>
                <w:lang w:val="sr-Cyrl-RS"/>
              </w:rPr>
              <w:t>Type</w:t>
            </w:r>
            <w:r w:rsidR="297C1DEF" w:rsidRPr="70F7A73A">
              <w:rPr>
                <w:lang w:val="sr-Cyrl-RS"/>
              </w:rPr>
              <w:t>Script</w:t>
            </w:r>
            <w:proofErr w:type="spellEnd"/>
          </w:p>
        </w:tc>
        <w:tc>
          <w:tcPr>
            <w:tcW w:w="7005" w:type="dxa"/>
            <w:vAlign w:val="center"/>
          </w:tcPr>
          <w:p w14:paraId="061560B3" w14:textId="2A93CA9E" w:rsidR="7B0E210C" w:rsidRPr="00DC1900" w:rsidRDefault="249F7B26" w:rsidP="7B0E210C">
            <w:pPr>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sidRPr="1538BFD7">
              <w:rPr>
                <w:color w:val="000000" w:themeColor="text1"/>
                <w:lang w:val="sr-Cyrl-RS"/>
              </w:rPr>
              <w:t xml:space="preserve">Бесплатан </w:t>
            </w:r>
            <w:r w:rsidR="5247D6EF" w:rsidRPr="1538BFD7">
              <w:rPr>
                <w:color w:val="000000" w:themeColor="text1"/>
                <w:lang w:val="sr-Cyrl-RS"/>
              </w:rPr>
              <w:t xml:space="preserve">програмски </w:t>
            </w:r>
            <w:r w:rsidR="71372FAB" w:rsidRPr="1538BFD7">
              <w:rPr>
                <w:color w:val="000000" w:themeColor="text1"/>
                <w:lang w:val="sr-Cyrl-RS"/>
              </w:rPr>
              <w:t>језик који развија и одржава</w:t>
            </w:r>
            <w:r w:rsidR="00D55C1C">
              <w:rPr>
                <w:color w:val="000000" w:themeColor="text1"/>
                <w:lang w:val="sr-Latn-RS"/>
              </w:rPr>
              <w:t xml:space="preserve"> </w:t>
            </w:r>
            <w:r w:rsidR="00D55C1C" w:rsidRPr="00D55C1C">
              <w:rPr>
                <w:i/>
                <w:iCs/>
                <w:color w:val="000000" w:themeColor="text1"/>
                <w:lang w:val="sr-Latn-RS"/>
              </w:rPr>
              <w:t>Microsoft</w:t>
            </w:r>
            <w:r w:rsidR="71372FAB" w:rsidRPr="1538BFD7">
              <w:rPr>
                <w:color w:val="000000" w:themeColor="text1"/>
                <w:lang w:val="sr-Cyrl-RS"/>
              </w:rPr>
              <w:t xml:space="preserve">. Строг је </w:t>
            </w:r>
            <w:proofErr w:type="spellStart"/>
            <w:r w:rsidR="71372FAB" w:rsidRPr="1538BFD7">
              <w:rPr>
                <w:color w:val="000000" w:themeColor="text1"/>
                <w:lang w:val="sr-Cyrl-RS"/>
              </w:rPr>
              <w:t>надскуп</w:t>
            </w:r>
            <w:proofErr w:type="spellEnd"/>
            <w:r w:rsidR="71372FAB" w:rsidRPr="1538BFD7">
              <w:rPr>
                <w:color w:val="000000" w:themeColor="text1"/>
                <w:lang w:val="sr-Cyrl-RS"/>
              </w:rPr>
              <w:t xml:space="preserve"> </w:t>
            </w:r>
            <w:r w:rsidR="00D55C1C" w:rsidRPr="00D55C1C">
              <w:rPr>
                <w:i/>
                <w:iCs/>
                <w:color w:val="000000" w:themeColor="text1"/>
                <w:lang w:val="sr-Latn-RS"/>
              </w:rPr>
              <w:t>JavaScrip</w:t>
            </w:r>
            <w:r w:rsidR="00D55C1C">
              <w:rPr>
                <w:color w:val="000000" w:themeColor="text1"/>
                <w:lang w:val="sr-Latn-RS"/>
              </w:rPr>
              <w:t>t-a</w:t>
            </w:r>
            <w:r w:rsidR="71372FAB" w:rsidRPr="1538BFD7">
              <w:rPr>
                <w:color w:val="000000" w:themeColor="text1"/>
                <w:lang w:val="sr-Cyrl-RS"/>
              </w:rPr>
              <w:t xml:space="preserve"> и додаје језику опциону статичку </w:t>
            </w:r>
            <w:proofErr w:type="spellStart"/>
            <w:r w:rsidR="71372FAB" w:rsidRPr="1538BFD7">
              <w:rPr>
                <w:color w:val="000000" w:themeColor="text1"/>
                <w:lang w:val="sr-Cyrl-RS"/>
              </w:rPr>
              <w:t>типизацију</w:t>
            </w:r>
            <w:proofErr w:type="spellEnd"/>
            <w:r w:rsidR="71372FAB" w:rsidRPr="1538BFD7">
              <w:rPr>
                <w:color w:val="000000" w:themeColor="text1"/>
                <w:lang w:val="sr-Cyrl-RS"/>
              </w:rPr>
              <w:t xml:space="preserve"> и </w:t>
            </w:r>
            <w:proofErr w:type="spellStart"/>
            <w:r w:rsidR="71372FAB" w:rsidRPr="1538BFD7">
              <w:rPr>
                <w:color w:val="000000" w:themeColor="text1"/>
                <w:lang w:val="sr-Cyrl-RS"/>
              </w:rPr>
              <w:t>објектну</w:t>
            </w:r>
            <w:proofErr w:type="spellEnd"/>
            <w:r w:rsidR="71372FAB" w:rsidRPr="1538BFD7">
              <w:rPr>
                <w:color w:val="000000" w:themeColor="text1"/>
                <w:lang w:val="sr-Cyrl-RS"/>
              </w:rPr>
              <w:t xml:space="preserve"> оријентисаност.</w:t>
            </w:r>
          </w:p>
        </w:tc>
      </w:tr>
      <w:tr w:rsidR="7B0E210C" w:rsidRPr="00792D0D" w14:paraId="27FBD555" w14:textId="77777777" w:rsidTr="1538BFD7">
        <w:tc>
          <w:tcPr>
            <w:cnfStyle w:val="001000000000" w:firstRow="0" w:lastRow="0" w:firstColumn="1" w:lastColumn="0" w:oddVBand="0" w:evenVBand="0" w:oddHBand="0" w:evenHBand="0" w:firstRowFirstColumn="0" w:firstRowLastColumn="0" w:lastRowFirstColumn="0" w:lastRowLastColumn="0"/>
            <w:tcW w:w="2355" w:type="dxa"/>
            <w:vAlign w:val="center"/>
          </w:tcPr>
          <w:p w14:paraId="00032807" w14:textId="5A6CCC20" w:rsidR="7B0E210C" w:rsidRPr="00DC1900" w:rsidRDefault="7245BF40" w:rsidP="00536546">
            <w:pPr>
              <w:jc w:val="left"/>
              <w:rPr>
                <w:b w:val="0"/>
              </w:rPr>
            </w:pPr>
            <w:proofErr w:type="spellStart"/>
            <w:r>
              <w:rPr>
                <w:lang w:val="sr-Cyrl-RS"/>
              </w:rPr>
              <w:t>MongoD</w:t>
            </w:r>
            <w:r w:rsidR="00DC1900">
              <w:rPr>
                <w:lang w:val="sr-Cyrl-RS"/>
              </w:rPr>
              <w:t>B</w:t>
            </w:r>
            <w:proofErr w:type="spellEnd"/>
          </w:p>
        </w:tc>
        <w:tc>
          <w:tcPr>
            <w:tcW w:w="7005" w:type="dxa"/>
            <w:vAlign w:val="center"/>
          </w:tcPr>
          <w:p w14:paraId="613753CE" w14:textId="18AB5A43" w:rsidR="7B0E210C" w:rsidRPr="00DC1900" w:rsidRDefault="4AEDEB68" w:rsidP="1538BFD7">
            <w:pPr>
              <w:keepNext/>
              <w:cnfStyle w:val="000000000000" w:firstRow="0" w:lastRow="0" w:firstColumn="0" w:lastColumn="0" w:oddVBand="0" w:evenVBand="0" w:oddHBand="0" w:evenHBand="0" w:firstRowFirstColumn="0" w:firstRowLastColumn="0" w:lastRowFirstColumn="0" w:lastRowLastColumn="0"/>
              <w:rPr>
                <w:color w:val="000000" w:themeColor="text1"/>
                <w:lang w:val="sr-Cyrl-RS"/>
              </w:rPr>
            </w:pPr>
            <w:r w:rsidRPr="1538BFD7">
              <w:rPr>
                <w:color w:val="000000" w:themeColor="text1"/>
                <w:lang w:val="sr-Cyrl-RS"/>
              </w:rPr>
              <w:t>Водећа</w:t>
            </w:r>
            <w:r w:rsidR="719E46BF" w:rsidRPr="1538BFD7">
              <w:rPr>
                <w:color w:val="000000" w:themeColor="text1"/>
                <w:lang w:val="sr-Cyrl-RS"/>
              </w:rPr>
              <w:t xml:space="preserve"> </w:t>
            </w:r>
            <w:proofErr w:type="spellStart"/>
            <w:r w:rsidR="719E46BF" w:rsidRPr="1538BFD7">
              <w:rPr>
                <w:i/>
                <w:color w:val="000000" w:themeColor="text1"/>
                <w:lang w:val="sr-Cyrl-RS"/>
              </w:rPr>
              <w:t>NoSQL</w:t>
            </w:r>
            <w:proofErr w:type="spellEnd"/>
            <w:r w:rsidR="719E46BF" w:rsidRPr="1538BFD7">
              <w:rPr>
                <w:color w:val="000000" w:themeColor="text1"/>
                <w:lang w:val="sr-Cyrl-RS"/>
              </w:rPr>
              <w:t xml:space="preserve"> </w:t>
            </w:r>
            <w:r w:rsidR="70837A97" w:rsidRPr="1538BFD7">
              <w:rPr>
                <w:color w:val="000000" w:themeColor="text1"/>
                <w:lang w:val="sr-Cyrl-RS"/>
              </w:rPr>
              <w:t xml:space="preserve">база података. </w:t>
            </w:r>
            <w:proofErr w:type="spellStart"/>
            <w:r w:rsidR="3D8DFE85" w:rsidRPr="1538BFD7">
              <w:rPr>
                <w:i/>
                <w:color w:val="000000" w:themeColor="text1"/>
                <w:lang w:val="sr-Cyrl-RS"/>
              </w:rPr>
              <w:t>MongoD</w:t>
            </w:r>
            <w:r w:rsidR="00DC1900" w:rsidRPr="1538BFD7">
              <w:rPr>
                <w:i/>
                <w:color w:val="000000" w:themeColor="text1"/>
                <w:lang w:val="sr-Cyrl-RS"/>
              </w:rPr>
              <w:t>B</w:t>
            </w:r>
            <w:proofErr w:type="spellEnd"/>
            <w:r w:rsidR="3D8DFE85" w:rsidRPr="1538BFD7">
              <w:rPr>
                <w:color w:val="000000" w:themeColor="text1"/>
                <w:lang w:val="sr-Cyrl-RS"/>
              </w:rPr>
              <w:t xml:space="preserve"> </w:t>
            </w:r>
            <w:r w:rsidR="1A1E2D95" w:rsidRPr="1538BFD7">
              <w:rPr>
                <w:color w:val="000000" w:themeColor="text1"/>
                <w:lang w:val="sr-Cyrl-RS"/>
              </w:rPr>
              <w:t xml:space="preserve">чува </w:t>
            </w:r>
            <w:r w:rsidR="4E5BD7F8" w:rsidRPr="1538BFD7">
              <w:rPr>
                <w:color w:val="000000" w:themeColor="text1"/>
                <w:lang w:val="sr-Cyrl-RS"/>
              </w:rPr>
              <w:t xml:space="preserve">податке као </w:t>
            </w:r>
            <w:r w:rsidR="4E5BD7F8" w:rsidRPr="1538BFD7">
              <w:rPr>
                <w:i/>
                <w:color w:val="000000" w:themeColor="text1"/>
                <w:lang w:val="sr-Cyrl-RS"/>
              </w:rPr>
              <w:t>JSON</w:t>
            </w:r>
            <w:r w:rsidR="4E5BD7F8" w:rsidRPr="1538BFD7">
              <w:rPr>
                <w:color w:val="000000" w:themeColor="text1"/>
                <w:lang w:val="sr-Cyrl-RS"/>
              </w:rPr>
              <w:t xml:space="preserve"> документе са динамичким шемама.</w:t>
            </w:r>
          </w:p>
        </w:tc>
      </w:tr>
    </w:tbl>
    <w:p w14:paraId="351FEA32" w14:textId="482FCF3B" w:rsidR="001934B6" w:rsidRDefault="00F019FF" w:rsidP="00F019FF">
      <w:pPr>
        <w:pStyle w:val="Caption"/>
        <w:spacing w:before="120"/>
        <w:jc w:val="center"/>
        <w:rPr>
          <w:lang w:val="sr-Cyrl-RS"/>
        </w:rPr>
      </w:pPr>
      <w:bookmarkStart w:id="11" w:name="_Toc1403846139"/>
      <w:bookmarkStart w:id="12" w:name="_Toc101383939"/>
      <w:bookmarkStart w:id="13" w:name="_Toc101384013"/>
      <w:proofErr w:type="spellStart"/>
      <w:r>
        <w:t>Табела</w:t>
      </w:r>
      <w:proofErr w:type="spellEnd"/>
      <w:r>
        <w:t xml:space="preserve"> </w:t>
      </w:r>
      <w:r>
        <w:fldChar w:fldCharType="begin"/>
      </w:r>
      <w:r>
        <w:instrText>SEQ Табела \* ARABIC</w:instrText>
      </w:r>
      <w:r>
        <w:fldChar w:fldCharType="separate"/>
      </w:r>
      <w:r w:rsidR="00347331">
        <w:rPr>
          <w:noProof/>
        </w:rPr>
        <w:t>1</w:t>
      </w:r>
      <w:r>
        <w:fldChar w:fldCharType="end"/>
      </w:r>
      <w:r>
        <w:rPr>
          <w:lang w:val="sr-Cyrl-RS"/>
        </w:rPr>
        <w:t xml:space="preserve"> - Објашњења појмова коришћених у документу</w:t>
      </w:r>
    </w:p>
    <w:p w14:paraId="4E514D45" w14:textId="77777777" w:rsidR="00F019FF" w:rsidRDefault="00F019FF" w:rsidP="00F019FF">
      <w:pPr>
        <w:rPr>
          <w:lang w:val="sr-Cyrl-RS"/>
        </w:rPr>
      </w:pPr>
    </w:p>
    <w:p w14:paraId="6A10DA96" w14:textId="77777777" w:rsidR="003016BB" w:rsidRDefault="003016BB" w:rsidP="00F019FF">
      <w:pPr>
        <w:rPr>
          <w:lang w:val="sr-Cyrl-RS"/>
        </w:rPr>
      </w:pPr>
    </w:p>
    <w:p w14:paraId="735577FF" w14:textId="77777777" w:rsidR="003016BB" w:rsidRPr="00F019FF" w:rsidRDefault="003016BB" w:rsidP="00F019FF">
      <w:pPr>
        <w:rPr>
          <w:lang w:val="sr-Cyrl-RS"/>
        </w:rPr>
      </w:pPr>
    </w:p>
    <w:p w14:paraId="0AE7D567" w14:textId="123044B2" w:rsidR="1538BFD7" w:rsidRDefault="1538BFD7" w:rsidP="1538BFD7">
      <w:pPr>
        <w:rPr>
          <w:lang w:val="sr-Cyrl-RS"/>
        </w:rPr>
      </w:pPr>
    </w:p>
    <w:p w14:paraId="43174BEB" w14:textId="725FD62D" w:rsidR="1538BFD7" w:rsidRDefault="1538BFD7" w:rsidP="1538BFD7">
      <w:pPr>
        <w:rPr>
          <w:lang w:val="sr-Cyrl-RS"/>
        </w:rPr>
      </w:pPr>
    </w:p>
    <w:p w14:paraId="68EB6CEE" w14:textId="3480D192" w:rsidR="1538BFD7" w:rsidRDefault="1538BFD7" w:rsidP="1538BFD7">
      <w:pPr>
        <w:rPr>
          <w:lang w:val="sr-Cyrl-RS"/>
        </w:rPr>
      </w:pPr>
    </w:p>
    <w:p w14:paraId="52F8BA08" w14:textId="3EF7C375" w:rsidR="1538BFD7" w:rsidRDefault="1538BFD7" w:rsidP="1538BFD7">
      <w:pPr>
        <w:rPr>
          <w:lang w:val="sr-Cyrl-RS"/>
        </w:rPr>
      </w:pPr>
    </w:p>
    <w:p w14:paraId="727583AA" w14:textId="7C4E54B2" w:rsidR="1538BFD7" w:rsidRDefault="1538BFD7" w:rsidP="1538BFD7">
      <w:pPr>
        <w:rPr>
          <w:lang w:val="sr-Cyrl-RS"/>
        </w:rPr>
      </w:pPr>
    </w:p>
    <w:p w14:paraId="0FCFA857" w14:textId="2FC50A11" w:rsidR="15FC1FCF" w:rsidRDefault="15FC1FCF" w:rsidP="225DA11D">
      <w:pPr>
        <w:pStyle w:val="Heading2"/>
        <w:rPr>
          <w:lang w:val="sr-Cyrl-RS"/>
        </w:rPr>
      </w:pPr>
      <w:bookmarkStart w:id="14" w:name="_Toc101465940"/>
      <w:r w:rsidRPr="40A6CD67">
        <w:rPr>
          <w:lang w:val="sr-Cyrl-RS"/>
        </w:rPr>
        <w:t xml:space="preserve">Коме је документ намењен и упутства за </w:t>
      </w:r>
      <w:r w:rsidR="524A061B" w:rsidRPr="40A6CD67">
        <w:rPr>
          <w:lang w:val="sr-Cyrl-RS"/>
        </w:rPr>
        <w:t>читање</w:t>
      </w:r>
      <w:bookmarkEnd w:id="11"/>
      <w:bookmarkEnd w:id="12"/>
      <w:bookmarkEnd w:id="13"/>
      <w:bookmarkEnd w:id="14"/>
    </w:p>
    <w:p w14:paraId="0AD3222E" w14:textId="77777777" w:rsidR="00DC1900" w:rsidRPr="00DC1900" w:rsidRDefault="00DC1900" w:rsidP="00DC1900">
      <w:pPr>
        <w:rPr>
          <w:lang w:val="sr-Cyrl-RS"/>
        </w:rPr>
      </w:pPr>
    </w:p>
    <w:p w14:paraId="520B0E61" w14:textId="79A24BF1" w:rsidR="2DA3361E" w:rsidRDefault="2DA3361E" w:rsidP="00DC1900">
      <w:pPr>
        <w:ind w:firstLine="360"/>
        <w:rPr>
          <w:lang w:val="sr-Cyrl-RS"/>
        </w:rPr>
      </w:pPr>
      <w:r w:rsidRPr="2DA3361E">
        <w:rPr>
          <w:lang w:val="sr-Cyrl-RS"/>
        </w:rPr>
        <w:t xml:space="preserve">Документ </w:t>
      </w:r>
      <w:r w:rsidRPr="0A0C2928">
        <w:rPr>
          <w:lang w:val="sr-Cyrl-RS"/>
        </w:rPr>
        <w:t>ј</w:t>
      </w:r>
      <w:r w:rsidR="0A0C2928" w:rsidRPr="0A0C2928">
        <w:rPr>
          <w:lang w:val="sr-Cyrl-RS"/>
        </w:rPr>
        <w:t>е намењен</w:t>
      </w:r>
      <w:r w:rsidR="5B4B91E7" w:rsidRPr="5B4B91E7">
        <w:rPr>
          <w:lang w:val="sr-Cyrl-RS"/>
        </w:rPr>
        <w:t xml:space="preserve"> </w:t>
      </w:r>
      <w:r w:rsidR="689D9195" w:rsidRPr="27CE7978">
        <w:rPr>
          <w:lang w:val="sr-Cyrl-RS"/>
        </w:rPr>
        <w:t xml:space="preserve">клијентима </w:t>
      </w:r>
      <w:r w:rsidR="689D9195" w:rsidRPr="02C31757">
        <w:rPr>
          <w:lang w:val="sr-Cyrl-RS"/>
        </w:rPr>
        <w:t xml:space="preserve">и </w:t>
      </w:r>
      <w:r w:rsidR="689D9195" w:rsidRPr="5490CDAF">
        <w:rPr>
          <w:lang w:val="sr-Cyrl-RS"/>
        </w:rPr>
        <w:t xml:space="preserve">развојном тиму </w:t>
      </w:r>
      <w:r w:rsidR="689D9195" w:rsidRPr="5A33239F">
        <w:rPr>
          <w:lang w:val="sr-Cyrl-RS"/>
        </w:rPr>
        <w:t xml:space="preserve">у сврху </w:t>
      </w:r>
      <w:r w:rsidR="689D9195" w:rsidRPr="7F1A199B">
        <w:rPr>
          <w:lang w:val="sr-Cyrl-RS"/>
        </w:rPr>
        <w:t xml:space="preserve">остваривања </w:t>
      </w:r>
      <w:r w:rsidR="689D9195" w:rsidRPr="493A45E3">
        <w:rPr>
          <w:lang w:val="sr-Cyrl-RS"/>
        </w:rPr>
        <w:t xml:space="preserve">успешне </w:t>
      </w:r>
      <w:r w:rsidR="689D9195" w:rsidRPr="30CCC337">
        <w:rPr>
          <w:lang w:val="sr-Cyrl-RS"/>
        </w:rPr>
        <w:t xml:space="preserve">комуникације и </w:t>
      </w:r>
      <w:r w:rsidR="689D9195" w:rsidRPr="1AC3054D">
        <w:rPr>
          <w:lang w:val="sr-Cyrl-RS"/>
        </w:rPr>
        <w:t xml:space="preserve">дефинисања </w:t>
      </w:r>
      <w:r w:rsidR="689D9195" w:rsidRPr="04FE3E52">
        <w:rPr>
          <w:lang w:val="sr-Cyrl-RS"/>
        </w:rPr>
        <w:t>захтева</w:t>
      </w:r>
      <w:r w:rsidR="689D9195" w:rsidRPr="0F548414">
        <w:rPr>
          <w:lang w:val="sr-Cyrl-RS"/>
        </w:rPr>
        <w:t xml:space="preserve"> </w:t>
      </w:r>
      <w:r w:rsidR="689D9195" w:rsidRPr="12019F80">
        <w:rPr>
          <w:lang w:val="sr-Cyrl-RS"/>
        </w:rPr>
        <w:t>наручилаца</w:t>
      </w:r>
      <w:r w:rsidR="689D9195" w:rsidRPr="14656442">
        <w:rPr>
          <w:lang w:val="sr-Cyrl-RS"/>
        </w:rPr>
        <w:t>.</w:t>
      </w:r>
      <w:r w:rsidR="35A64E4B" w:rsidRPr="3C927350">
        <w:rPr>
          <w:lang w:val="sr-Cyrl-RS"/>
        </w:rPr>
        <w:t xml:space="preserve"> </w:t>
      </w:r>
      <w:r w:rsidR="689D9195" w:rsidRPr="23AB744F">
        <w:rPr>
          <w:lang w:val="sr-Cyrl-RS"/>
        </w:rPr>
        <w:t>Приступ</w:t>
      </w:r>
      <w:r w:rsidR="689D9195" w:rsidRPr="26E27D99">
        <w:rPr>
          <w:lang w:val="sr-Cyrl-RS"/>
        </w:rPr>
        <w:t xml:space="preserve"> документу </w:t>
      </w:r>
      <w:r w:rsidR="689D9195" w:rsidRPr="7102A9E0">
        <w:rPr>
          <w:lang w:val="sr-Cyrl-RS"/>
        </w:rPr>
        <w:t xml:space="preserve">биће </w:t>
      </w:r>
      <w:r w:rsidR="689D9195" w:rsidRPr="22A80A1C">
        <w:rPr>
          <w:lang w:val="sr-Cyrl-RS"/>
        </w:rPr>
        <w:t>додељен</w:t>
      </w:r>
      <w:r w:rsidR="689D9195" w:rsidRPr="25CA4222">
        <w:rPr>
          <w:lang w:val="sr-Cyrl-RS"/>
        </w:rPr>
        <w:t xml:space="preserve"> </w:t>
      </w:r>
      <w:r w:rsidR="689D9195" w:rsidRPr="6D41B2B8">
        <w:rPr>
          <w:lang w:val="sr-Cyrl-RS"/>
        </w:rPr>
        <w:t xml:space="preserve">следећим </w:t>
      </w:r>
      <w:r w:rsidR="689D9195" w:rsidRPr="0CE34321">
        <w:rPr>
          <w:lang w:val="sr-Cyrl-RS"/>
        </w:rPr>
        <w:t>лицима</w:t>
      </w:r>
      <w:r w:rsidR="689D9195" w:rsidRPr="4818EDF6">
        <w:rPr>
          <w:lang w:val="sr-Cyrl-RS"/>
        </w:rPr>
        <w:t>:</w:t>
      </w:r>
    </w:p>
    <w:p w14:paraId="6495C683" w14:textId="673136CC" w:rsidR="2DA3361E" w:rsidRDefault="689D9195" w:rsidP="00B548A0">
      <w:pPr>
        <w:pStyle w:val="ListParagraph"/>
        <w:numPr>
          <w:ilvl w:val="0"/>
          <w:numId w:val="5"/>
        </w:numPr>
        <w:rPr>
          <w:rFonts w:eastAsiaTheme="minorEastAsia"/>
          <w:lang w:val="sr-Cyrl-RS"/>
        </w:rPr>
      </w:pPr>
      <w:r w:rsidRPr="1538BFD7">
        <w:rPr>
          <w:b/>
          <w:lang w:val="sr-Cyrl-RS"/>
        </w:rPr>
        <w:t>Наручиоцу пројекта</w:t>
      </w:r>
      <w:r w:rsidRPr="77260409">
        <w:rPr>
          <w:lang w:val="sr-Cyrl-RS"/>
        </w:rPr>
        <w:t xml:space="preserve"> </w:t>
      </w:r>
      <w:r w:rsidRPr="1DAF235B">
        <w:rPr>
          <w:lang w:val="sr-Cyrl-RS"/>
        </w:rPr>
        <w:t xml:space="preserve">чији ће </w:t>
      </w:r>
      <w:r w:rsidRPr="64534F69">
        <w:rPr>
          <w:lang w:val="sr-Cyrl-RS"/>
        </w:rPr>
        <w:t xml:space="preserve">захтеви бити </w:t>
      </w:r>
      <w:r w:rsidRPr="719BA786">
        <w:rPr>
          <w:lang w:val="sr-Cyrl-RS"/>
        </w:rPr>
        <w:t xml:space="preserve">наведени у </w:t>
      </w:r>
      <w:r w:rsidRPr="0CB6459F">
        <w:rPr>
          <w:lang w:val="sr-Cyrl-RS"/>
        </w:rPr>
        <w:t xml:space="preserve">даљем </w:t>
      </w:r>
      <w:r w:rsidR="3A7E22B9" w:rsidRPr="20473AB2">
        <w:rPr>
          <w:lang w:val="sr-Cyrl-RS"/>
        </w:rPr>
        <w:t>тексту.</w:t>
      </w:r>
    </w:p>
    <w:p w14:paraId="76746738" w14:textId="23094271" w:rsidR="2DA3361E" w:rsidRDefault="689D9195" w:rsidP="00B548A0">
      <w:pPr>
        <w:pStyle w:val="ListParagraph"/>
        <w:numPr>
          <w:ilvl w:val="0"/>
          <w:numId w:val="5"/>
        </w:numPr>
        <w:rPr>
          <w:lang w:val="sr-Cyrl-RS"/>
        </w:rPr>
      </w:pPr>
      <w:r w:rsidRPr="1538BFD7">
        <w:rPr>
          <w:b/>
          <w:lang w:val="sr-Cyrl-RS"/>
        </w:rPr>
        <w:t>Менаџеру пројекта</w:t>
      </w:r>
      <w:r w:rsidRPr="71AC190F">
        <w:rPr>
          <w:lang w:val="sr-Cyrl-RS"/>
        </w:rPr>
        <w:t xml:space="preserve"> чија је улога</w:t>
      </w:r>
      <w:r w:rsidRPr="4042C61E">
        <w:rPr>
          <w:lang w:val="sr-Cyrl-RS"/>
        </w:rPr>
        <w:t xml:space="preserve"> </w:t>
      </w:r>
      <w:r w:rsidR="11CEADB1" w:rsidRPr="0090D906">
        <w:rPr>
          <w:lang w:val="sr-Cyrl-RS"/>
        </w:rPr>
        <w:t>пружање тачних и детаљних информација развојном тиму</w:t>
      </w:r>
      <w:r w:rsidR="395B3735" w:rsidRPr="281D628A">
        <w:rPr>
          <w:lang w:val="sr-Cyrl-RS"/>
        </w:rPr>
        <w:t xml:space="preserve"> </w:t>
      </w:r>
      <w:r w:rsidR="11CEADB1" w:rsidRPr="1C7EBBA6">
        <w:rPr>
          <w:lang w:val="sr-Cyrl-RS"/>
        </w:rPr>
        <w:t>о</w:t>
      </w:r>
      <w:r w:rsidR="10DCA290" w:rsidRPr="1C7EBBA6">
        <w:rPr>
          <w:lang w:val="sr-Cyrl-RS"/>
        </w:rPr>
        <w:t xml:space="preserve"> </w:t>
      </w:r>
      <w:r w:rsidR="395B3735" w:rsidRPr="281D628A">
        <w:rPr>
          <w:lang w:val="sr-Cyrl-RS"/>
        </w:rPr>
        <w:t xml:space="preserve">захтевима </w:t>
      </w:r>
      <w:r w:rsidR="10DCA290" w:rsidRPr="78146A27">
        <w:rPr>
          <w:lang w:val="sr-Cyrl-RS"/>
        </w:rPr>
        <w:t>наручилаца</w:t>
      </w:r>
      <w:r w:rsidR="10DCA290" w:rsidRPr="20473AB2">
        <w:rPr>
          <w:lang w:val="sr-Cyrl-RS"/>
        </w:rPr>
        <w:t>.</w:t>
      </w:r>
    </w:p>
    <w:p w14:paraId="3DD3B529" w14:textId="5E24F306" w:rsidR="2DA3361E" w:rsidRDefault="7BF1BA77" w:rsidP="00B548A0">
      <w:pPr>
        <w:pStyle w:val="ListParagraph"/>
        <w:numPr>
          <w:ilvl w:val="0"/>
          <w:numId w:val="5"/>
        </w:numPr>
        <w:rPr>
          <w:lang w:val="sr-Cyrl-RS"/>
        </w:rPr>
      </w:pPr>
      <w:r w:rsidRPr="1538BFD7">
        <w:rPr>
          <w:b/>
          <w:lang w:val="sr-Cyrl-RS"/>
        </w:rPr>
        <w:t>Програмерима</w:t>
      </w:r>
      <w:r w:rsidRPr="72A12BF8">
        <w:rPr>
          <w:lang w:val="sr-Cyrl-RS"/>
        </w:rPr>
        <w:t xml:space="preserve"> </w:t>
      </w:r>
      <w:r w:rsidR="2486B4DB" w:rsidRPr="72A12BF8">
        <w:rPr>
          <w:lang w:val="sr-Cyrl-RS"/>
        </w:rPr>
        <w:t xml:space="preserve">који ће на основу информација из </w:t>
      </w:r>
      <w:r w:rsidR="2486B4DB" w:rsidRPr="3F5EDD3C">
        <w:rPr>
          <w:lang w:val="sr-Cyrl-RS"/>
        </w:rPr>
        <w:t xml:space="preserve">документа </w:t>
      </w:r>
      <w:r w:rsidR="5E9D6CE5" w:rsidRPr="420F20D1">
        <w:rPr>
          <w:lang w:val="sr-Cyrl-RS"/>
        </w:rPr>
        <w:t>пројектовати</w:t>
      </w:r>
      <w:r w:rsidR="50D32EE0" w:rsidRPr="05BE125C">
        <w:rPr>
          <w:lang w:val="sr-Cyrl-RS"/>
        </w:rPr>
        <w:t xml:space="preserve"> апликацију</w:t>
      </w:r>
      <w:r w:rsidR="00EC113F">
        <w:t>.</w:t>
      </w:r>
    </w:p>
    <w:p w14:paraId="29D313D3" w14:textId="702E3E93" w:rsidR="2DA3361E" w:rsidRDefault="3B815A1B" w:rsidP="00B548A0">
      <w:pPr>
        <w:pStyle w:val="ListParagraph"/>
        <w:numPr>
          <w:ilvl w:val="0"/>
          <w:numId w:val="5"/>
        </w:numPr>
        <w:rPr>
          <w:lang w:val="sr-Cyrl-RS"/>
        </w:rPr>
      </w:pPr>
      <w:r w:rsidRPr="1538BFD7">
        <w:rPr>
          <w:b/>
          <w:lang w:val="sr-Cyrl-RS"/>
        </w:rPr>
        <w:t>Дизајнерима апликације</w:t>
      </w:r>
      <w:r w:rsidRPr="32BFF44E">
        <w:rPr>
          <w:lang w:val="sr-Cyrl-RS"/>
        </w:rPr>
        <w:t xml:space="preserve"> који на основу захтева креирају </w:t>
      </w:r>
      <w:r w:rsidR="7E75008A" w:rsidRPr="45192C99">
        <w:rPr>
          <w:lang w:val="sr-Cyrl-RS"/>
        </w:rPr>
        <w:t xml:space="preserve">изглед </w:t>
      </w:r>
      <w:r w:rsidR="7E75008A" w:rsidRPr="47C64805">
        <w:rPr>
          <w:lang w:val="sr-Cyrl-RS"/>
        </w:rPr>
        <w:t>корисничког интерфејса</w:t>
      </w:r>
      <w:r w:rsidR="00EC113F">
        <w:t>.</w:t>
      </w:r>
    </w:p>
    <w:p w14:paraId="2D5B3F22" w14:textId="3AB17C75" w:rsidR="2DA3361E" w:rsidRDefault="689D9195" w:rsidP="00B548A0">
      <w:pPr>
        <w:pStyle w:val="ListParagraph"/>
        <w:numPr>
          <w:ilvl w:val="0"/>
          <w:numId w:val="5"/>
        </w:numPr>
        <w:rPr>
          <w:lang w:val="sr-Cyrl-RS"/>
        </w:rPr>
      </w:pPr>
      <w:proofErr w:type="spellStart"/>
      <w:r w:rsidRPr="1538BFD7">
        <w:rPr>
          <w:b/>
          <w:lang w:val="sr-Cyrl-RS"/>
        </w:rPr>
        <w:t>Тестерима</w:t>
      </w:r>
      <w:proofErr w:type="spellEnd"/>
      <w:r w:rsidRPr="6767D86D">
        <w:rPr>
          <w:lang w:val="sr-Cyrl-RS"/>
        </w:rPr>
        <w:t xml:space="preserve"> </w:t>
      </w:r>
      <w:r w:rsidRPr="1538BFD7">
        <w:rPr>
          <w:b/>
          <w:lang w:val="sr-Cyrl-RS"/>
        </w:rPr>
        <w:t>апликације</w:t>
      </w:r>
      <w:r w:rsidRPr="6767D86D">
        <w:rPr>
          <w:lang w:val="sr-Cyrl-RS"/>
        </w:rPr>
        <w:t xml:space="preserve"> чији је задатак </w:t>
      </w:r>
      <w:r w:rsidRPr="19F0EEBA">
        <w:rPr>
          <w:lang w:val="sr-Cyrl-RS"/>
        </w:rPr>
        <w:t xml:space="preserve">обављање испитивања </w:t>
      </w:r>
      <w:r w:rsidRPr="043C9948">
        <w:rPr>
          <w:lang w:val="sr-Cyrl-RS"/>
        </w:rPr>
        <w:t>производа током развојне фазе, процењивање испуњених захтева</w:t>
      </w:r>
      <w:r w:rsidRPr="29A4937D">
        <w:rPr>
          <w:lang w:val="sr-Cyrl-RS"/>
        </w:rPr>
        <w:t xml:space="preserve"> и осигуравање </w:t>
      </w:r>
      <w:r w:rsidR="0039520F" w:rsidRPr="1538BFD7">
        <w:rPr>
          <w:lang w:val="sr-Cyrl-RS"/>
        </w:rPr>
        <w:t>тога</w:t>
      </w:r>
      <w:r w:rsidRPr="1538BFD7">
        <w:rPr>
          <w:lang w:val="sr-Cyrl-RS"/>
        </w:rPr>
        <w:t xml:space="preserve"> </w:t>
      </w:r>
      <w:r w:rsidRPr="29A4937D">
        <w:rPr>
          <w:lang w:val="sr-Cyrl-RS"/>
        </w:rPr>
        <w:t>да коначна верзија производа испуњава све корисничке захтеве.</w:t>
      </w:r>
    </w:p>
    <w:p w14:paraId="52BD2D03" w14:textId="77777777" w:rsidR="00C06A04" w:rsidRDefault="00C06A04" w:rsidP="00C06A04">
      <w:pPr>
        <w:pStyle w:val="ListParagraph"/>
        <w:rPr>
          <w:lang w:val="sr-Cyrl-RS"/>
        </w:rPr>
      </w:pPr>
    </w:p>
    <w:p w14:paraId="16C1B733" w14:textId="4C46235A" w:rsidR="00DC1900" w:rsidRDefault="7775F306" w:rsidP="00BD2218">
      <w:pPr>
        <w:pStyle w:val="Heading2"/>
        <w:rPr>
          <w:lang w:val="sr-Cyrl-RS"/>
        </w:rPr>
      </w:pPr>
      <w:bookmarkStart w:id="15" w:name="_Toc1504856206"/>
      <w:bookmarkStart w:id="16" w:name="_Toc101383940"/>
      <w:bookmarkStart w:id="17" w:name="_Toc101384014"/>
      <w:bookmarkStart w:id="18" w:name="_Toc101465941"/>
      <w:r w:rsidRPr="40A6CD67">
        <w:rPr>
          <w:lang w:val="sr-Cyrl-RS"/>
        </w:rPr>
        <w:t xml:space="preserve">Опсег </w:t>
      </w:r>
      <w:bookmarkEnd w:id="15"/>
      <w:bookmarkEnd w:id="16"/>
      <w:bookmarkEnd w:id="17"/>
      <w:r w:rsidR="7F1CF70A" w:rsidRPr="120FC110">
        <w:rPr>
          <w:lang w:val="sr-Cyrl-RS"/>
        </w:rPr>
        <w:t>пројекта</w:t>
      </w:r>
      <w:bookmarkEnd w:id="18"/>
    </w:p>
    <w:p w14:paraId="76A61321" w14:textId="5E508790" w:rsidR="1538BFD7" w:rsidRDefault="1538BFD7" w:rsidP="1538BFD7">
      <w:pPr>
        <w:rPr>
          <w:lang w:val="sr-Cyrl-RS"/>
        </w:rPr>
      </w:pPr>
    </w:p>
    <w:p w14:paraId="65192F57" w14:textId="158C5DAA" w:rsidR="00CD47E1" w:rsidRPr="00CD47E1" w:rsidRDefault="00CD47E1" w:rsidP="00292B49">
      <w:pPr>
        <w:spacing w:before="100" w:beforeAutospacing="1" w:after="100" w:afterAutospacing="1" w:line="240" w:lineRule="auto"/>
        <w:ind w:firstLine="576"/>
        <w:rPr>
          <w:rFonts w:eastAsia="Times New Roman"/>
        </w:rPr>
      </w:pPr>
      <w:r w:rsidRPr="1538BFD7">
        <w:rPr>
          <w:rFonts w:eastAsia="Times New Roman"/>
          <w:lang w:val="sr-Cyrl-RS"/>
        </w:rPr>
        <w:t xml:space="preserve">Пројекат </w:t>
      </w:r>
      <w:r w:rsidR="00BD58EA" w:rsidRPr="1538BFD7">
        <w:rPr>
          <w:rFonts w:eastAsia="Times New Roman"/>
          <w:i/>
          <w:iCs/>
          <w:lang w:val="sr-Latn-RS"/>
        </w:rPr>
        <w:t>Igrannonica</w:t>
      </w:r>
      <w:r w:rsidRPr="1538BFD7">
        <w:rPr>
          <w:rFonts w:eastAsia="Times New Roman"/>
          <w:lang w:val="sr-Cyrl-RS"/>
        </w:rPr>
        <w:t xml:space="preserve"> је реализован од стране тима</w:t>
      </w:r>
      <w:r w:rsidRPr="1538BFD7">
        <w:rPr>
          <w:rFonts w:eastAsiaTheme="minorEastAsia"/>
          <w:b/>
          <w:bCs/>
          <w:lang w:val="sr-Cyrl-RS"/>
        </w:rPr>
        <w:t xml:space="preserve"> </w:t>
      </w:r>
      <w:r w:rsidR="005665D7" w:rsidRPr="1538BFD7">
        <w:rPr>
          <w:rFonts w:eastAsiaTheme="minorEastAsia"/>
          <w:i/>
          <w:iCs/>
          <w:lang w:val="sr-Latn-RS"/>
        </w:rPr>
        <w:t>NeuroStellar</w:t>
      </w:r>
      <w:r w:rsidRPr="1538BFD7">
        <w:rPr>
          <w:rFonts w:eastAsiaTheme="minorEastAsia"/>
          <w:b/>
          <w:bCs/>
          <w:lang w:val="sr-Cyrl-RS"/>
        </w:rPr>
        <w:t xml:space="preserve"> </w:t>
      </w:r>
      <w:r w:rsidRPr="1538BFD7">
        <w:rPr>
          <w:rFonts w:eastAsia="Times New Roman"/>
          <w:lang w:val="sr-Cyrl-RS"/>
        </w:rPr>
        <w:t xml:space="preserve">са циљем да корисницима пружи могућност изучавања  области вештачких неуронских мрежа. </w:t>
      </w:r>
    </w:p>
    <w:p w14:paraId="49987057" w14:textId="4DF05E2E" w:rsidR="00CD47E1" w:rsidRPr="00CD47E1" w:rsidRDefault="00CD47E1" w:rsidP="1538BFD7">
      <w:pPr>
        <w:spacing w:before="100" w:beforeAutospacing="1" w:after="100" w:afterAutospacing="1" w:line="240" w:lineRule="auto"/>
        <w:rPr>
          <w:rFonts w:eastAsia="Times New Roman"/>
        </w:rPr>
      </w:pPr>
      <w:r w:rsidRPr="1538BFD7">
        <w:rPr>
          <w:rFonts w:eastAsia="Times New Roman"/>
          <w:lang w:val="sr-Cyrl-RS"/>
        </w:rPr>
        <w:t xml:space="preserve">Веб апликацију ће користити корисници, подељени у две групе, у зависности од тога јесу ли регистровани. </w:t>
      </w:r>
      <w:r w:rsidR="00BD58EA" w:rsidRPr="1538BFD7">
        <w:rPr>
          <w:rFonts w:eastAsia="Times New Roman"/>
          <w:lang w:val="sr-Cyrl-RS"/>
        </w:rPr>
        <w:t>С о</w:t>
      </w:r>
      <w:r w:rsidRPr="1538BFD7">
        <w:rPr>
          <w:rFonts w:eastAsia="Times New Roman"/>
          <w:lang w:val="sr-Cyrl-RS"/>
        </w:rPr>
        <w:t>бзиром да је апликација децентрализована, није предвиђена</w:t>
      </w:r>
      <w:r w:rsidR="00055AFD" w:rsidRPr="1538BFD7">
        <w:rPr>
          <w:rFonts w:eastAsia="Times New Roman"/>
          <w:lang w:val="sr-Cyrl-RS"/>
        </w:rPr>
        <w:t xml:space="preserve"> улога </w:t>
      </w:r>
      <w:r w:rsidRPr="1538BFD7">
        <w:rPr>
          <w:rFonts w:eastAsia="Times New Roman"/>
          <w:lang w:val="sr-Cyrl-RS"/>
        </w:rPr>
        <w:t xml:space="preserve">администратора. </w:t>
      </w:r>
    </w:p>
    <w:p w14:paraId="351C232B" w14:textId="365307F7" w:rsidR="00CD47E1" w:rsidRPr="00CD47E1" w:rsidRDefault="00CD47E1" w:rsidP="1538BFD7">
      <w:pPr>
        <w:spacing w:before="100" w:beforeAutospacing="1" w:after="100" w:afterAutospacing="1" w:line="240" w:lineRule="auto"/>
        <w:rPr>
          <w:rFonts w:eastAsia="Times New Roman"/>
        </w:rPr>
      </w:pPr>
      <w:r w:rsidRPr="1538BFD7">
        <w:rPr>
          <w:rFonts w:eastAsia="Times New Roman"/>
          <w:lang w:val="sr-Cyrl-RS"/>
        </w:rPr>
        <w:t xml:space="preserve">Функционалности које су пружене </w:t>
      </w:r>
      <w:proofErr w:type="spellStart"/>
      <w:r w:rsidRPr="1538BFD7">
        <w:rPr>
          <w:rFonts w:eastAsia="Times New Roman"/>
          <w:lang w:val="sr-Cyrl-RS"/>
        </w:rPr>
        <w:t>нерегистрованим</w:t>
      </w:r>
      <w:proofErr w:type="spellEnd"/>
      <w:r w:rsidRPr="1538BFD7">
        <w:rPr>
          <w:rFonts w:eastAsia="Times New Roman"/>
          <w:lang w:val="sr-Cyrl-RS"/>
        </w:rPr>
        <w:t xml:space="preserve"> корисницима јесу: преглед јавних сетова података, унос сопствених сетова података, преглед и манипулација учитаним сетом података, креирање експеримената,  креирање модела вештачке неуронске мреже. Регистрованом кориснику су на располагању све функционалности које поседује </w:t>
      </w:r>
      <w:proofErr w:type="spellStart"/>
      <w:r w:rsidRPr="1538BFD7">
        <w:rPr>
          <w:rFonts w:eastAsia="Times New Roman"/>
          <w:lang w:val="sr-Cyrl-RS"/>
        </w:rPr>
        <w:t>нерегистровани</w:t>
      </w:r>
      <w:proofErr w:type="spellEnd"/>
      <w:r w:rsidRPr="1538BFD7">
        <w:rPr>
          <w:rFonts w:eastAsia="Times New Roman"/>
          <w:lang w:val="sr-Cyrl-RS"/>
        </w:rPr>
        <w:t xml:space="preserve"> корисник, док су додатне функционалности у односу на </w:t>
      </w:r>
      <w:proofErr w:type="spellStart"/>
      <w:r w:rsidRPr="1538BFD7">
        <w:rPr>
          <w:rFonts w:eastAsia="Times New Roman"/>
          <w:lang w:val="sr-Cyrl-RS"/>
        </w:rPr>
        <w:t>нерегистрованог</w:t>
      </w:r>
      <w:proofErr w:type="spellEnd"/>
      <w:r w:rsidRPr="1538BFD7">
        <w:rPr>
          <w:rFonts w:eastAsia="Times New Roman"/>
          <w:lang w:val="sr-Cyrl-RS"/>
        </w:rPr>
        <w:t xml:space="preserve"> корисника покретање обуке модела вештачке неуронске мреже и преглед тренираних модела и визуелизација резултата добијених тренирањем.   </w:t>
      </w:r>
    </w:p>
    <w:p w14:paraId="137E0BAE" w14:textId="77777777" w:rsidR="00CD47E1" w:rsidRPr="00CD47E1" w:rsidRDefault="00CD47E1" w:rsidP="1538BFD7">
      <w:pPr>
        <w:spacing w:before="100" w:beforeAutospacing="1" w:after="100" w:afterAutospacing="1" w:line="240" w:lineRule="auto"/>
        <w:rPr>
          <w:rFonts w:eastAsia="Times New Roman"/>
        </w:rPr>
      </w:pPr>
      <w:r w:rsidRPr="1538BFD7">
        <w:rPr>
          <w:rFonts w:eastAsia="Times New Roman"/>
          <w:lang w:val="sr-Cyrl-RS"/>
        </w:rPr>
        <w:t xml:space="preserve">Сваком кориснику је пружена могућност регистрације и пријаве на веб апликацију. </w:t>
      </w:r>
    </w:p>
    <w:p w14:paraId="0639456D" w14:textId="2150004E" w:rsidR="00CD47E1" w:rsidRPr="00CD47E1" w:rsidRDefault="00CD47E1" w:rsidP="1538BFD7">
      <w:pPr>
        <w:spacing w:after="0" w:line="240" w:lineRule="auto"/>
        <w:rPr>
          <w:rFonts w:eastAsia="Times New Roman"/>
        </w:rPr>
      </w:pPr>
      <w:r w:rsidRPr="1538BFD7">
        <w:rPr>
          <w:rFonts w:eastAsia="Times New Roman"/>
          <w:lang w:val="sr-Cyrl-RS"/>
        </w:rPr>
        <w:t xml:space="preserve">Корисницима су на располагању бројне опције подешавања </w:t>
      </w:r>
      <w:proofErr w:type="spellStart"/>
      <w:r w:rsidRPr="1538BFD7">
        <w:rPr>
          <w:rFonts w:eastAsia="Times New Roman"/>
          <w:lang w:val="sr-Cyrl-RS"/>
        </w:rPr>
        <w:t>хиперпараметара</w:t>
      </w:r>
      <w:proofErr w:type="spellEnd"/>
      <w:r w:rsidRPr="1538BFD7">
        <w:rPr>
          <w:rFonts w:eastAsia="Times New Roman"/>
          <w:lang w:val="sr-Cyrl-RS"/>
        </w:rPr>
        <w:t xml:space="preserve"> вештачке неуронске мреже, прегледа статистичких података свих атрибута учитаног сета података и визуелизације тока обуке у реалном времену.  Корисницима је омогућено тренирање вештачке неуронске мреже након чега се врши чување тренираног модела. </w:t>
      </w:r>
    </w:p>
    <w:p w14:paraId="4F7FA2F7" w14:textId="6FA86E40" w:rsidR="1538BFD7" w:rsidRDefault="1538BFD7" w:rsidP="1538BFD7">
      <w:pPr>
        <w:spacing w:after="0" w:line="240" w:lineRule="auto"/>
        <w:rPr>
          <w:rFonts w:eastAsia="Times New Roman"/>
          <w:lang w:val="sr-Cyrl-RS"/>
        </w:rPr>
      </w:pPr>
    </w:p>
    <w:p w14:paraId="3B3A65D4" w14:textId="7EF6DD31" w:rsidR="1538BFD7" w:rsidRDefault="1538BFD7" w:rsidP="1538BFD7">
      <w:pPr>
        <w:spacing w:after="0" w:line="240" w:lineRule="auto"/>
        <w:rPr>
          <w:rFonts w:eastAsia="Times New Roman"/>
          <w:lang w:val="sr-Cyrl-RS"/>
        </w:rPr>
      </w:pPr>
    </w:p>
    <w:p w14:paraId="7D85F581" w14:textId="77777777" w:rsidR="00BD2218" w:rsidRDefault="00BD2218" w:rsidP="00292B49">
      <w:pPr>
        <w:rPr>
          <w:lang w:val="sr-Cyrl-RS"/>
        </w:rPr>
      </w:pPr>
    </w:p>
    <w:p w14:paraId="294B3BB2" w14:textId="56578137" w:rsidR="524A061B" w:rsidRDefault="40A6CD67" w:rsidP="225DA11D">
      <w:pPr>
        <w:pStyle w:val="Heading2"/>
        <w:rPr>
          <w:lang w:val="sr-Cyrl-RS"/>
        </w:rPr>
      </w:pPr>
      <w:bookmarkStart w:id="19" w:name="_Toc1557689707"/>
      <w:bookmarkStart w:id="20" w:name="_Toc101384015"/>
      <w:bookmarkStart w:id="21" w:name="_Toc101465942"/>
      <w:r w:rsidRPr="40A6CD67">
        <w:rPr>
          <w:lang w:val="sr-Cyrl-RS"/>
        </w:rPr>
        <w:t>Референце</w:t>
      </w:r>
      <w:bookmarkEnd w:id="19"/>
      <w:bookmarkEnd w:id="20"/>
      <w:bookmarkEnd w:id="21"/>
    </w:p>
    <w:p w14:paraId="37142F41" w14:textId="77777777" w:rsidR="00413715" w:rsidRPr="00413715" w:rsidRDefault="00413715" w:rsidP="00413715">
      <w:pPr>
        <w:rPr>
          <w:lang w:val="sr-Cyrl-RS"/>
        </w:rPr>
      </w:pPr>
    </w:p>
    <w:p w14:paraId="6BE3B8C1" w14:textId="5E869BE3" w:rsidR="07A22913" w:rsidRDefault="5BBB77EF" w:rsidP="00133228">
      <w:pPr>
        <w:pStyle w:val="ListParagraph"/>
        <w:numPr>
          <w:ilvl w:val="0"/>
          <w:numId w:val="8"/>
        </w:numPr>
        <w:rPr>
          <w:rFonts w:eastAsiaTheme="minorEastAsia"/>
          <w:lang w:val="sr-Cyrl-RS"/>
        </w:rPr>
      </w:pPr>
      <w:proofErr w:type="spellStart"/>
      <w:r w:rsidRPr="0039520F">
        <w:rPr>
          <w:rFonts w:ascii="Calibri" w:eastAsia="Calibri" w:hAnsi="Calibri" w:cs="Calibri"/>
          <w:i/>
          <w:lang w:val="sr-Cyrl-RS"/>
        </w:rPr>
        <w:t>Angular</w:t>
      </w:r>
      <w:proofErr w:type="spellEnd"/>
      <w:r w:rsidRPr="2CB5E9C0">
        <w:rPr>
          <w:rFonts w:ascii="Calibri" w:eastAsia="Calibri" w:hAnsi="Calibri" w:cs="Calibri"/>
          <w:lang w:val="sr-Cyrl-RS"/>
        </w:rPr>
        <w:t xml:space="preserve"> - </w:t>
      </w:r>
      <w:hyperlink r:id="rId16">
        <w:r w:rsidR="498F3D26" w:rsidRPr="498F3D26">
          <w:rPr>
            <w:rStyle w:val="Hyperlink"/>
            <w:rFonts w:ascii="Calibri" w:eastAsia="Calibri" w:hAnsi="Calibri" w:cs="Calibri"/>
            <w:lang w:val="sr-Cyrl-RS"/>
          </w:rPr>
          <w:t>https://angular.io/</w:t>
        </w:r>
      </w:hyperlink>
    </w:p>
    <w:p w14:paraId="187B1B1C" w14:textId="047BBB0D" w:rsidR="498F3D26" w:rsidRDefault="65A84410" w:rsidP="00133228">
      <w:pPr>
        <w:pStyle w:val="ListParagraph"/>
        <w:numPr>
          <w:ilvl w:val="0"/>
          <w:numId w:val="8"/>
        </w:numPr>
        <w:rPr>
          <w:rFonts w:eastAsiaTheme="minorEastAsia"/>
          <w:lang w:val="sr-Cyrl-RS"/>
        </w:rPr>
      </w:pPr>
      <w:r w:rsidRPr="599FD245">
        <w:rPr>
          <w:rFonts w:ascii="Calibri" w:eastAsia="Calibri" w:hAnsi="Calibri" w:cs="Calibri"/>
          <w:i/>
          <w:lang w:val="sr-Cyrl-RS"/>
        </w:rPr>
        <w:t>.NET</w:t>
      </w:r>
      <w:r w:rsidRPr="4A7DA344">
        <w:rPr>
          <w:rFonts w:ascii="Calibri" w:eastAsia="Calibri" w:hAnsi="Calibri" w:cs="Calibri"/>
          <w:lang w:val="sr-Cyrl-RS"/>
        </w:rPr>
        <w:t xml:space="preserve"> - </w:t>
      </w:r>
      <w:hyperlink r:id="rId17">
        <w:r w:rsidR="1CA87CCA" w:rsidRPr="1CA87CCA">
          <w:rPr>
            <w:rStyle w:val="Hyperlink"/>
            <w:rFonts w:ascii="Calibri" w:eastAsia="Calibri" w:hAnsi="Calibri" w:cs="Calibri"/>
            <w:lang w:val="sr-Cyrl-RS"/>
          </w:rPr>
          <w:t>https://dotnet.microsoft.com/en-us/</w:t>
        </w:r>
      </w:hyperlink>
    </w:p>
    <w:p w14:paraId="64BFD51A" w14:textId="2E2960D5" w:rsidR="1CA87CCA" w:rsidRDefault="53B0FD82" w:rsidP="00133228">
      <w:pPr>
        <w:pStyle w:val="ListParagraph"/>
        <w:numPr>
          <w:ilvl w:val="0"/>
          <w:numId w:val="8"/>
        </w:numPr>
        <w:rPr>
          <w:rFonts w:eastAsiaTheme="minorEastAsia"/>
          <w:lang w:val="sr-Cyrl-RS"/>
        </w:rPr>
      </w:pPr>
      <w:proofErr w:type="spellStart"/>
      <w:r w:rsidRPr="599FD245">
        <w:rPr>
          <w:rFonts w:ascii="Calibri" w:eastAsia="Calibri" w:hAnsi="Calibri" w:cs="Calibri"/>
          <w:i/>
          <w:lang w:val="sr-Cyrl-RS"/>
        </w:rPr>
        <w:t>Tensorflow</w:t>
      </w:r>
      <w:proofErr w:type="spellEnd"/>
      <w:r w:rsidRPr="63347C9A">
        <w:rPr>
          <w:rFonts w:ascii="Calibri" w:eastAsia="Calibri" w:hAnsi="Calibri" w:cs="Calibri"/>
          <w:lang w:val="sr-Cyrl-RS"/>
        </w:rPr>
        <w:t xml:space="preserve"> - </w:t>
      </w:r>
      <w:hyperlink r:id="rId18">
        <w:r w:rsidRPr="53B0FD82">
          <w:rPr>
            <w:rStyle w:val="Hyperlink"/>
            <w:rFonts w:ascii="Calibri" w:eastAsia="Calibri" w:hAnsi="Calibri" w:cs="Calibri"/>
            <w:lang w:val="sr-Cyrl-RS"/>
          </w:rPr>
          <w:t>https://www.tensorflow.org/</w:t>
        </w:r>
      </w:hyperlink>
    </w:p>
    <w:p w14:paraId="4B598B3F" w14:textId="58F47FAD" w:rsidR="310B9367" w:rsidRPr="00413715" w:rsidRDefault="001F1A99" w:rsidP="00143DC2">
      <w:pPr>
        <w:pStyle w:val="ListParagraph"/>
        <w:numPr>
          <w:ilvl w:val="0"/>
          <w:numId w:val="8"/>
        </w:numPr>
        <w:rPr>
          <w:rFonts w:eastAsiaTheme="minorEastAsia"/>
          <w:lang w:val="sr-Cyrl-RS"/>
        </w:rPr>
      </w:pPr>
      <w:proofErr w:type="spellStart"/>
      <w:r w:rsidRPr="00143DC2">
        <w:rPr>
          <w:rFonts w:ascii="Calibri" w:eastAsia="Calibri" w:hAnsi="Calibri" w:cs="Calibri"/>
          <w:i/>
          <w:lang w:val="sr-Cyrl-RS"/>
        </w:rPr>
        <w:t>MongoDB</w:t>
      </w:r>
      <w:proofErr w:type="spellEnd"/>
      <w:r w:rsidR="7C60728A" w:rsidRPr="00143DC2">
        <w:rPr>
          <w:rFonts w:ascii="Calibri" w:eastAsia="Calibri" w:hAnsi="Calibri" w:cs="Calibri"/>
          <w:lang w:val="sr-Cyrl-RS"/>
        </w:rPr>
        <w:t xml:space="preserve"> - </w:t>
      </w:r>
      <w:hyperlink r:id="rId19" w:history="1">
        <w:r w:rsidR="00143DC2" w:rsidRPr="00143DC2">
          <w:rPr>
            <w:rStyle w:val="Hyperlink"/>
            <w:rFonts w:ascii="Calibri" w:eastAsia="Calibri" w:hAnsi="Calibri" w:cs="Calibri"/>
            <w:lang w:val="sr-Cyrl-RS"/>
          </w:rPr>
          <w:t>https://www.</w:t>
        </w:r>
        <w:proofErr w:type="spellStart"/>
        <w:r w:rsidR="00143DC2" w:rsidRPr="00143DC2">
          <w:rPr>
            <w:rStyle w:val="Hyperlink"/>
            <w:rFonts w:ascii="Calibri" w:eastAsia="Calibri" w:hAnsi="Calibri" w:cs="Calibri"/>
          </w:rPr>
          <w:t>mongodb</w:t>
        </w:r>
        <w:proofErr w:type="spellEnd"/>
        <w:r w:rsidR="00143DC2" w:rsidRPr="00143DC2">
          <w:rPr>
            <w:rStyle w:val="Hyperlink"/>
            <w:rFonts w:ascii="Calibri" w:eastAsia="Calibri" w:hAnsi="Calibri" w:cs="Calibri"/>
            <w:lang w:val="sr-Cyrl-RS"/>
          </w:rPr>
          <w:t>.</w:t>
        </w:r>
        <w:proofErr w:type="spellStart"/>
        <w:r w:rsidR="00143DC2" w:rsidRPr="00143DC2">
          <w:rPr>
            <w:rStyle w:val="Hyperlink"/>
            <w:rFonts w:ascii="Calibri" w:eastAsia="Calibri" w:hAnsi="Calibri" w:cs="Calibri"/>
            <w:lang w:val="sr-Cyrl-RS"/>
          </w:rPr>
          <w:t>com</w:t>
        </w:r>
        <w:proofErr w:type="spellEnd"/>
        <w:r w:rsidR="00143DC2" w:rsidRPr="00143DC2">
          <w:rPr>
            <w:rStyle w:val="Hyperlink"/>
            <w:rFonts w:ascii="Calibri" w:eastAsia="Calibri" w:hAnsi="Calibri" w:cs="Calibri"/>
            <w:lang w:val="sr-Cyrl-RS"/>
          </w:rPr>
          <w:t>/</w:t>
        </w:r>
      </w:hyperlink>
    </w:p>
    <w:p w14:paraId="03A4F1AE" w14:textId="321ACB8D" w:rsidR="00413715" w:rsidRPr="00143DC2" w:rsidRDefault="00413715" w:rsidP="00143DC2">
      <w:pPr>
        <w:pStyle w:val="ListParagraph"/>
        <w:numPr>
          <w:ilvl w:val="0"/>
          <w:numId w:val="8"/>
        </w:numPr>
        <w:rPr>
          <w:rFonts w:eastAsiaTheme="minorEastAsia"/>
          <w:lang w:val="sr-Cyrl-RS"/>
        </w:rPr>
      </w:pPr>
      <w:r>
        <w:rPr>
          <w:rFonts w:ascii="Calibri" w:eastAsia="Calibri" w:hAnsi="Calibri" w:cs="Calibri"/>
          <w:i/>
        </w:rPr>
        <w:t>Python -</w:t>
      </w:r>
      <w:r>
        <w:rPr>
          <w:rFonts w:eastAsiaTheme="minorEastAsia"/>
        </w:rPr>
        <w:t xml:space="preserve"> </w:t>
      </w:r>
      <w:hyperlink r:id="rId20" w:history="1">
        <w:r w:rsidRPr="00413715">
          <w:rPr>
            <w:rStyle w:val="Hyperlink"/>
            <w:rFonts w:eastAsiaTheme="minorEastAsia"/>
          </w:rPr>
          <w:t>https://www.python.org/</w:t>
        </w:r>
      </w:hyperlink>
    </w:p>
    <w:p w14:paraId="7C96C2DE" w14:textId="323322BF" w:rsidR="00DE0A15" w:rsidRPr="00EC022D" w:rsidRDefault="00F87434" w:rsidP="00EC022D">
      <w:pPr>
        <w:rPr>
          <w:rFonts w:asciiTheme="majorHAnsi" w:eastAsiaTheme="majorEastAsia" w:hAnsiTheme="majorHAnsi" w:cstheme="majorBidi"/>
          <w:color w:val="2F5496" w:themeColor="accent1" w:themeShade="BF"/>
          <w:sz w:val="32"/>
          <w:szCs w:val="32"/>
          <w:lang w:val="sr-Cyrl-RS"/>
        </w:rPr>
      </w:pPr>
      <w:r>
        <w:rPr>
          <w:lang w:val="sr-Cyrl-RS"/>
        </w:rPr>
        <w:br w:type="page"/>
      </w:r>
      <w:bookmarkStart w:id="22" w:name="_Toc1442324512"/>
    </w:p>
    <w:p w14:paraId="07993C9A" w14:textId="66C897E7" w:rsidR="002E0CFF" w:rsidRDefault="2AB4CC3E" w:rsidP="5AEC888A">
      <w:pPr>
        <w:pStyle w:val="Heading1"/>
        <w:rPr>
          <w:lang w:val="sr-Cyrl-RS"/>
        </w:rPr>
      </w:pPr>
      <w:bookmarkStart w:id="23" w:name="_Toc101465943"/>
      <w:bookmarkEnd w:id="22"/>
      <w:r w:rsidRPr="2AB4CC3E">
        <w:rPr>
          <w:lang w:val="sr-Cyrl-RS"/>
        </w:rPr>
        <w:lastRenderedPageBreak/>
        <w:t xml:space="preserve">Општи </w:t>
      </w:r>
      <w:r w:rsidR="040DF204" w:rsidRPr="040DF204">
        <w:rPr>
          <w:lang w:val="sr-Cyrl-RS"/>
        </w:rPr>
        <w:t xml:space="preserve">опис </w:t>
      </w:r>
      <w:r w:rsidR="785A79DB" w:rsidRPr="5B0A4373">
        <w:rPr>
          <w:lang w:val="sr-Cyrl-RS"/>
        </w:rPr>
        <w:t>произв</w:t>
      </w:r>
      <w:r w:rsidR="5B0A4373" w:rsidRPr="5B0A4373">
        <w:rPr>
          <w:lang w:val="sr-Cyrl-RS"/>
        </w:rPr>
        <w:t>ода</w:t>
      </w:r>
      <w:bookmarkEnd w:id="23"/>
    </w:p>
    <w:p w14:paraId="76ECD68C" w14:textId="77777777" w:rsidR="00EE4D5B" w:rsidRPr="00EE4D5B" w:rsidRDefault="00EE4D5B" w:rsidP="00EE4D5B">
      <w:pPr>
        <w:rPr>
          <w:lang w:val="sr-Cyrl-RS"/>
        </w:rPr>
      </w:pPr>
    </w:p>
    <w:p w14:paraId="28F63F07" w14:textId="5EBDD938" w:rsidR="00620D40" w:rsidRDefault="00620D40" w:rsidP="007A400A">
      <w:pPr>
        <w:pStyle w:val="Heading2"/>
        <w:rPr>
          <w:lang w:val="sr-Cyrl-RS"/>
        </w:rPr>
      </w:pPr>
      <w:bookmarkStart w:id="24" w:name="_Toc1571606793"/>
      <w:bookmarkStart w:id="25" w:name="_Toc101384017"/>
      <w:bookmarkStart w:id="26" w:name="_Toc101465944"/>
      <w:r w:rsidRPr="00391D62">
        <w:rPr>
          <w:lang w:val="sr-Cyrl-RS"/>
        </w:rPr>
        <w:t>Контекст производа</w:t>
      </w:r>
      <w:bookmarkEnd w:id="24"/>
      <w:bookmarkEnd w:id="25"/>
      <w:bookmarkEnd w:id="26"/>
    </w:p>
    <w:p w14:paraId="63D106B8" w14:textId="77777777" w:rsidR="00DC1900" w:rsidRDefault="00DC1900" w:rsidP="00DC1900">
      <w:pPr>
        <w:ind w:firstLine="576"/>
        <w:rPr>
          <w:lang w:val="sr-Cyrl-RS"/>
        </w:rPr>
      </w:pPr>
    </w:p>
    <w:p w14:paraId="0FC3B380" w14:textId="1E4CB1C0" w:rsidR="5320A085" w:rsidRDefault="60BD3CC2" w:rsidP="00DC1900">
      <w:pPr>
        <w:ind w:firstLine="576"/>
        <w:rPr>
          <w:lang w:val="sr-Cyrl-RS"/>
        </w:rPr>
      </w:pPr>
      <w:r w:rsidRPr="1BF2E798">
        <w:rPr>
          <w:lang w:val="sr-Cyrl-RS"/>
        </w:rPr>
        <w:t xml:space="preserve">Развој дигиталних </w:t>
      </w:r>
      <w:r w:rsidRPr="70F7A73A">
        <w:rPr>
          <w:lang w:val="sr-Cyrl-RS"/>
        </w:rPr>
        <w:t xml:space="preserve">технологија довео је до </w:t>
      </w:r>
      <w:r w:rsidRPr="137678BA">
        <w:rPr>
          <w:lang w:val="sr-Cyrl-RS"/>
        </w:rPr>
        <w:t xml:space="preserve">убрзане модернизације </w:t>
      </w:r>
      <w:r w:rsidRPr="08DB3C09">
        <w:rPr>
          <w:lang w:val="sr-Cyrl-RS"/>
        </w:rPr>
        <w:t xml:space="preserve">друштва </w:t>
      </w:r>
      <w:r w:rsidRPr="133181CB">
        <w:rPr>
          <w:lang w:val="sr-Cyrl-RS"/>
        </w:rPr>
        <w:t xml:space="preserve">и </w:t>
      </w:r>
      <w:r w:rsidRPr="4F7F6817">
        <w:rPr>
          <w:lang w:val="sr-Cyrl-RS"/>
        </w:rPr>
        <w:t xml:space="preserve">потребе за </w:t>
      </w:r>
      <w:r w:rsidRPr="44E42B66">
        <w:rPr>
          <w:lang w:val="sr-Cyrl-RS"/>
        </w:rPr>
        <w:t xml:space="preserve">бројним </w:t>
      </w:r>
      <w:r w:rsidRPr="74C90FEB">
        <w:rPr>
          <w:lang w:val="sr-Cyrl-RS"/>
        </w:rPr>
        <w:t xml:space="preserve">могућностима које </w:t>
      </w:r>
      <w:r w:rsidRPr="671E05F6">
        <w:rPr>
          <w:lang w:val="sr-Cyrl-RS"/>
        </w:rPr>
        <w:t xml:space="preserve">доносе </w:t>
      </w:r>
      <w:r w:rsidRPr="46BE024A">
        <w:rPr>
          <w:lang w:val="sr-Cyrl-RS"/>
        </w:rPr>
        <w:t xml:space="preserve">нове </w:t>
      </w:r>
      <w:r w:rsidRPr="3C22C599">
        <w:rPr>
          <w:lang w:val="sr-Cyrl-RS"/>
        </w:rPr>
        <w:t>технологије.</w:t>
      </w:r>
      <w:r w:rsidR="074D74B9" w:rsidRPr="5088892E">
        <w:rPr>
          <w:lang w:val="sr-Cyrl-RS"/>
        </w:rPr>
        <w:t xml:space="preserve"> </w:t>
      </w:r>
      <w:r w:rsidRPr="30793335">
        <w:rPr>
          <w:lang w:val="sr-Cyrl-RS"/>
        </w:rPr>
        <w:t>Приметан</w:t>
      </w:r>
      <w:r w:rsidRPr="3663E3B0">
        <w:rPr>
          <w:lang w:val="sr-Cyrl-RS"/>
        </w:rPr>
        <w:t xml:space="preserve"> је напредак у развоју вештачке интелигенције као </w:t>
      </w:r>
      <w:r w:rsidR="5AF8995D" w:rsidRPr="493E2034">
        <w:rPr>
          <w:lang w:val="sr-Cyrl-RS"/>
        </w:rPr>
        <w:t>области</w:t>
      </w:r>
      <w:r w:rsidRPr="7D7442B3">
        <w:rPr>
          <w:lang w:val="sr-Cyrl-RS"/>
        </w:rPr>
        <w:t xml:space="preserve"> </w:t>
      </w:r>
      <w:r w:rsidRPr="60065162">
        <w:rPr>
          <w:lang w:val="sr-Cyrl-RS"/>
        </w:rPr>
        <w:t>информатике</w:t>
      </w:r>
      <w:r w:rsidR="5AF8995D" w:rsidRPr="6E251630">
        <w:rPr>
          <w:lang w:val="sr-Cyrl-RS"/>
        </w:rPr>
        <w:t xml:space="preserve"> и </w:t>
      </w:r>
      <w:r w:rsidR="5AF8995D" w:rsidRPr="2DBA7750">
        <w:rPr>
          <w:lang w:val="sr-Cyrl-RS"/>
        </w:rPr>
        <w:t xml:space="preserve">њених </w:t>
      </w:r>
      <w:r w:rsidR="5AF8995D" w:rsidRPr="7B38E8E7">
        <w:rPr>
          <w:lang w:val="sr-Cyrl-RS"/>
        </w:rPr>
        <w:t>компоненти</w:t>
      </w:r>
      <w:r w:rsidR="5AF8995D" w:rsidRPr="5E896ADA">
        <w:rPr>
          <w:lang w:val="sr-Cyrl-RS"/>
        </w:rPr>
        <w:t xml:space="preserve"> </w:t>
      </w:r>
      <w:r w:rsidR="5AF8995D" w:rsidRPr="4503ACB7">
        <w:rPr>
          <w:lang w:val="sr-Cyrl-RS"/>
        </w:rPr>
        <w:t xml:space="preserve">машинског учења </w:t>
      </w:r>
      <w:r w:rsidR="5AF8995D" w:rsidRPr="503DA88A">
        <w:rPr>
          <w:lang w:val="sr-Cyrl-RS"/>
        </w:rPr>
        <w:t xml:space="preserve">и </w:t>
      </w:r>
      <w:r w:rsidR="5AF8995D" w:rsidRPr="44CF2751">
        <w:rPr>
          <w:lang w:val="sr-Cyrl-RS"/>
        </w:rPr>
        <w:t xml:space="preserve">вештачких неуронских </w:t>
      </w:r>
      <w:r w:rsidR="5AF8995D" w:rsidRPr="160E9011">
        <w:rPr>
          <w:lang w:val="sr-Cyrl-RS"/>
        </w:rPr>
        <w:t>мрежа.</w:t>
      </w:r>
      <w:r w:rsidRPr="60065162">
        <w:rPr>
          <w:lang w:val="sr-Cyrl-RS"/>
        </w:rPr>
        <w:t xml:space="preserve"> </w:t>
      </w:r>
      <w:r w:rsidRPr="30793335">
        <w:rPr>
          <w:lang w:val="sr-Cyrl-RS"/>
        </w:rPr>
        <w:t xml:space="preserve">Самим </w:t>
      </w:r>
      <w:r w:rsidRPr="4182827A">
        <w:rPr>
          <w:lang w:val="sr-Cyrl-RS"/>
        </w:rPr>
        <w:t>тим</w:t>
      </w:r>
      <w:r w:rsidRPr="31562BAB">
        <w:rPr>
          <w:lang w:val="sr-Cyrl-RS"/>
        </w:rPr>
        <w:t>,</w:t>
      </w:r>
      <w:r w:rsidRPr="3E8E123F">
        <w:rPr>
          <w:lang w:val="sr-Cyrl-RS"/>
        </w:rPr>
        <w:t xml:space="preserve"> </w:t>
      </w:r>
      <w:r w:rsidRPr="415B7945">
        <w:rPr>
          <w:lang w:val="sr-Cyrl-RS"/>
        </w:rPr>
        <w:t xml:space="preserve">ствара </w:t>
      </w:r>
      <w:r w:rsidRPr="4182827A">
        <w:rPr>
          <w:lang w:val="sr-Cyrl-RS"/>
        </w:rPr>
        <w:t xml:space="preserve">се </w:t>
      </w:r>
      <w:r w:rsidRPr="3204920D">
        <w:rPr>
          <w:lang w:val="sr-Cyrl-RS"/>
        </w:rPr>
        <w:t>потреба</w:t>
      </w:r>
      <w:r w:rsidRPr="415B7945">
        <w:rPr>
          <w:lang w:val="sr-Cyrl-RS"/>
        </w:rPr>
        <w:t xml:space="preserve"> за </w:t>
      </w:r>
      <w:r w:rsidRPr="38BEBECD">
        <w:rPr>
          <w:lang w:val="sr-Cyrl-RS"/>
        </w:rPr>
        <w:t xml:space="preserve">стручњацима </w:t>
      </w:r>
      <w:r w:rsidRPr="185EBB21">
        <w:rPr>
          <w:lang w:val="sr-Cyrl-RS"/>
        </w:rPr>
        <w:t xml:space="preserve">из </w:t>
      </w:r>
      <w:r w:rsidR="5AF8995D" w:rsidRPr="005150FA">
        <w:rPr>
          <w:lang w:val="sr-Cyrl-RS"/>
        </w:rPr>
        <w:t>поменутих</w:t>
      </w:r>
      <w:r w:rsidRPr="185EBB21">
        <w:rPr>
          <w:lang w:val="sr-Cyrl-RS"/>
        </w:rPr>
        <w:t xml:space="preserve"> </w:t>
      </w:r>
      <w:r w:rsidR="5AF8995D" w:rsidRPr="2FFD5900">
        <w:rPr>
          <w:lang w:val="sr-Cyrl-RS"/>
        </w:rPr>
        <w:t xml:space="preserve">области. </w:t>
      </w:r>
      <w:r w:rsidR="5AF8995D" w:rsidRPr="1406F162">
        <w:rPr>
          <w:lang w:val="sr-Cyrl-RS"/>
        </w:rPr>
        <w:t xml:space="preserve">Управо </w:t>
      </w:r>
      <w:r w:rsidR="5AF8995D" w:rsidRPr="67203105">
        <w:rPr>
          <w:lang w:val="sr-Cyrl-RS"/>
        </w:rPr>
        <w:t xml:space="preserve">је </w:t>
      </w:r>
      <w:r w:rsidR="5AF8995D" w:rsidRPr="1406F162">
        <w:rPr>
          <w:lang w:val="sr-Cyrl-RS"/>
        </w:rPr>
        <w:t xml:space="preserve">то </w:t>
      </w:r>
      <w:r w:rsidR="5AF8995D" w:rsidRPr="67203105">
        <w:rPr>
          <w:lang w:val="sr-Cyrl-RS"/>
        </w:rPr>
        <w:t>основна</w:t>
      </w:r>
      <w:r w:rsidR="5AF8995D" w:rsidRPr="1406F162">
        <w:rPr>
          <w:lang w:val="sr-Cyrl-RS"/>
        </w:rPr>
        <w:t xml:space="preserve"> мотивација за израду апликације </w:t>
      </w:r>
      <w:proofErr w:type="spellStart"/>
      <w:r w:rsidR="00B50396">
        <w:rPr>
          <w:i/>
          <w:iCs/>
          <w:lang w:val="sr-Cyrl-RS"/>
        </w:rPr>
        <w:t>Igrannonica</w:t>
      </w:r>
      <w:proofErr w:type="spellEnd"/>
      <w:r w:rsidR="5AF8995D" w:rsidRPr="6AE1282D">
        <w:rPr>
          <w:i/>
          <w:iCs/>
          <w:lang w:val="sr-Cyrl-RS"/>
        </w:rPr>
        <w:t>.</w:t>
      </w:r>
      <w:r w:rsidR="5AF8995D" w:rsidRPr="2867FA32">
        <w:rPr>
          <w:lang w:val="sr-Cyrl-RS"/>
        </w:rPr>
        <w:t xml:space="preserve"> </w:t>
      </w:r>
      <w:r w:rsidR="46A7F126" w:rsidRPr="2867FA32">
        <w:rPr>
          <w:lang w:val="sr-Cyrl-RS"/>
        </w:rPr>
        <w:t>Коришћењем ове апликације</w:t>
      </w:r>
      <w:r w:rsidR="00EE4D5B">
        <w:rPr>
          <w:lang w:val="sr-Cyrl-RS"/>
        </w:rPr>
        <w:t>, п</w:t>
      </w:r>
      <w:r w:rsidR="46A7F126" w:rsidRPr="2867FA32">
        <w:rPr>
          <w:lang w:val="sr-Cyrl-RS"/>
        </w:rPr>
        <w:t>очетници из области вештачких неуронских мрежа треба да овладају појмовима из наведене области</w:t>
      </w:r>
      <w:r w:rsidR="46A7F126" w:rsidRPr="1D0E4A3D">
        <w:rPr>
          <w:lang w:val="sr-Cyrl-RS"/>
        </w:rPr>
        <w:t xml:space="preserve"> </w:t>
      </w:r>
      <w:r w:rsidR="46A7F126" w:rsidRPr="2897ED0C">
        <w:rPr>
          <w:lang w:val="sr-Cyrl-RS"/>
        </w:rPr>
        <w:t xml:space="preserve">и </w:t>
      </w:r>
      <w:r w:rsidR="46A7F126" w:rsidRPr="4BEA0313">
        <w:rPr>
          <w:lang w:val="sr-Cyrl-RS"/>
        </w:rPr>
        <w:t xml:space="preserve">започну </w:t>
      </w:r>
      <w:r w:rsidR="46A7F126" w:rsidRPr="4F210C5D">
        <w:rPr>
          <w:lang w:val="sr-Cyrl-RS"/>
        </w:rPr>
        <w:t xml:space="preserve">своје </w:t>
      </w:r>
      <w:r w:rsidR="46A7F126" w:rsidRPr="60B8A93B">
        <w:rPr>
          <w:lang w:val="sr-Cyrl-RS"/>
        </w:rPr>
        <w:t>усавршавање.</w:t>
      </w:r>
      <w:r w:rsidR="46A7F126" w:rsidRPr="7D57B5BF">
        <w:rPr>
          <w:lang w:val="sr-Cyrl-RS"/>
        </w:rPr>
        <w:t xml:space="preserve"> </w:t>
      </w:r>
      <w:r w:rsidR="46A7F126" w:rsidRPr="518930DA">
        <w:rPr>
          <w:lang w:val="sr-Cyrl-RS"/>
        </w:rPr>
        <w:t xml:space="preserve">Очекује се да </w:t>
      </w:r>
      <w:r w:rsidR="46A7F126" w:rsidRPr="09CCC955">
        <w:rPr>
          <w:lang w:val="sr-Cyrl-RS"/>
        </w:rPr>
        <w:t xml:space="preserve">ће </w:t>
      </w:r>
      <w:r w:rsidR="46A7F126" w:rsidRPr="74964FF2">
        <w:rPr>
          <w:lang w:val="sr-Cyrl-RS"/>
        </w:rPr>
        <w:t xml:space="preserve">апликацију </w:t>
      </w:r>
      <w:proofErr w:type="spellStart"/>
      <w:r w:rsidR="00B50396">
        <w:rPr>
          <w:i/>
          <w:iCs/>
          <w:lang w:val="sr-Cyrl-RS"/>
        </w:rPr>
        <w:t>Igrannonica</w:t>
      </w:r>
      <w:proofErr w:type="spellEnd"/>
      <w:r w:rsidR="46A7F126" w:rsidRPr="02239EFF">
        <w:rPr>
          <w:i/>
          <w:iCs/>
          <w:lang w:val="sr-Cyrl-RS"/>
        </w:rPr>
        <w:t xml:space="preserve"> </w:t>
      </w:r>
      <w:r w:rsidR="46A7F126" w:rsidRPr="5DB94D80">
        <w:rPr>
          <w:lang w:val="sr-Cyrl-RS"/>
        </w:rPr>
        <w:t xml:space="preserve">употребљавати и </w:t>
      </w:r>
      <w:r w:rsidR="46A7F126" w:rsidRPr="4B6E8D85">
        <w:rPr>
          <w:lang w:val="sr-Cyrl-RS"/>
        </w:rPr>
        <w:t xml:space="preserve">експертски корисници </w:t>
      </w:r>
      <w:r w:rsidR="3CB4F203" w:rsidRPr="56E1CA7E">
        <w:rPr>
          <w:lang w:val="sr-Cyrl-RS"/>
        </w:rPr>
        <w:t>који ће</w:t>
      </w:r>
      <w:r w:rsidR="2062C993" w:rsidRPr="56E1CA7E">
        <w:rPr>
          <w:lang w:val="sr-Cyrl-RS"/>
        </w:rPr>
        <w:t>,</w:t>
      </w:r>
      <w:r w:rsidR="46A7F126" w:rsidRPr="4B6E8D85">
        <w:rPr>
          <w:lang w:val="sr-Cyrl-RS"/>
        </w:rPr>
        <w:t xml:space="preserve"> употребом бројних параметара </w:t>
      </w:r>
      <w:r w:rsidR="46A7F126" w:rsidRPr="09232755">
        <w:rPr>
          <w:lang w:val="sr-Cyrl-RS"/>
        </w:rPr>
        <w:t xml:space="preserve">за </w:t>
      </w:r>
      <w:r w:rsidR="19068EF1" w:rsidRPr="243DC56D">
        <w:rPr>
          <w:lang w:val="sr-Cyrl-RS"/>
        </w:rPr>
        <w:t xml:space="preserve">тренирање модела </w:t>
      </w:r>
      <w:r w:rsidR="19068EF1" w:rsidRPr="625DC7E8">
        <w:rPr>
          <w:lang w:val="sr-Cyrl-RS"/>
        </w:rPr>
        <w:t>вештачке</w:t>
      </w:r>
      <w:r w:rsidR="19068EF1" w:rsidRPr="59E913BF">
        <w:rPr>
          <w:lang w:val="sr-Cyrl-RS"/>
        </w:rPr>
        <w:t xml:space="preserve"> неуронске мреже</w:t>
      </w:r>
      <w:r w:rsidR="19068EF1" w:rsidRPr="56D74D42">
        <w:rPr>
          <w:lang w:val="sr-Cyrl-RS"/>
        </w:rPr>
        <w:t>,</w:t>
      </w:r>
      <w:r w:rsidR="19068EF1" w:rsidRPr="59E913BF">
        <w:rPr>
          <w:lang w:val="sr-Cyrl-RS"/>
        </w:rPr>
        <w:t xml:space="preserve"> усавршити своје знање и </w:t>
      </w:r>
      <w:r w:rsidR="767B8E9E" w:rsidRPr="5145360A">
        <w:rPr>
          <w:lang w:val="sr-Cyrl-RS"/>
        </w:rPr>
        <w:t xml:space="preserve">тренирати </w:t>
      </w:r>
      <w:r w:rsidR="301E0EEF" w:rsidRPr="5B5E70D7">
        <w:rPr>
          <w:lang w:val="sr-Cyrl-RS"/>
        </w:rPr>
        <w:t>квалитетне моделе</w:t>
      </w:r>
      <w:r w:rsidR="301E0EEF" w:rsidRPr="39001E54">
        <w:rPr>
          <w:lang w:val="sr-Cyrl-RS"/>
        </w:rPr>
        <w:t xml:space="preserve">. Корисницима </w:t>
      </w:r>
      <w:r w:rsidR="301E0EEF" w:rsidRPr="6D5B83A0">
        <w:rPr>
          <w:lang w:val="sr-Cyrl-RS"/>
        </w:rPr>
        <w:t>су на располагању</w:t>
      </w:r>
      <w:r w:rsidR="301E0EEF" w:rsidRPr="6F53156D">
        <w:rPr>
          <w:lang w:val="sr-Cyrl-RS"/>
        </w:rPr>
        <w:t xml:space="preserve"> бројни </w:t>
      </w:r>
      <w:r w:rsidR="301E0EEF" w:rsidRPr="10B71AC5">
        <w:rPr>
          <w:lang w:val="sr-Cyrl-RS"/>
        </w:rPr>
        <w:t xml:space="preserve">параметри </w:t>
      </w:r>
      <w:r w:rsidR="301E0EEF" w:rsidRPr="7245BF40">
        <w:rPr>
          <w:lang w:val="sr-Cyrl-RS"/>
        </w:rPr>
        <w:t xml:space="preserve">који ће </w:t>
      </w:r>
      <w:r w:rsidR="301E0EEF" w:rsidRPr="2D46E4B0">
        <w:rPr>
          <w:lang w:val="sr-Cyrl-RS"/>
        </w:rPr>
        <w:t xml:space="preserve">експериментисање </w:t>
      </w:r>
      <w:r w:rsidR="301E0EEF" w:rsidRPr="4FA2D9E4">
        <w:rPr>
          <w:lang w:val="sr-Cyrl-RS"/>
        </w:rPr>
        <w:t xml:space="preserve">учинити интересантним и </w:t>
      </w:r>
      <w:r w:rsidR="301E0EEF" w:rsidRPr="534D9E07">
        <w:rPr>
          <w:lang w:val="sr-Cyrl-RS"/>
        </w:rPr>
        <w:t xml:space="preserve">поучним. </w:t>
      </w:r>
      <w:r w:rsidR="00EE4D5B">
        <w:rPr>
          <w:lang w:val="sr-Cyrl-RS"/>
        </w:rPr>
        <w:t>С о</w:t>
      </w:r>
      <w:r w:rsidR="301E0EEF" w:rsidRPr="76C7B962">
        <w:rPr>
          <w:lang w:val="sr-Cyrl-RS"/>
        </w:rPr>
        <w:t>бзиром на свакодневно усавршавање</w:t>
      </w:r>
      <w:r w:rsidR="055034AC" w:rsidRPr="55AC6A9B">
        <w:rPr>
          <w:lang w:val="sr-Cyrl-RS"/>
        </w:rPr>
        <w:t xml:space="preserve"> у области</w:t>
      </w:r>
      <w:r w:rsidR="301E0EEF" w:rsidRPr="76C7B962">
        <w:rPr>
          <w:lang w:val="sr-Cyrl-RS"/>
        </w:rPr>
        <w:t xml:space="preserve"> </w:t>
      </w:r>
      <w:r w:rsidR="055034AC" w:rsidRPr="6E6343F1">
        <w:rPr>
          <w:lang w:val="sr-Cyrl-RS"/>
        </w:rPr>
        <w:t>информационих технологија</w:t>
      </w:r>
      <w:r w:rsidR="301E0EEF" w:rsidRPr="6E904173">
        <w:rPr>
          <w:lang w:val="sr-Cyrl-RS"/>
        </w:rPr>
        <w:t xml:space="preserve">, </w:t>
      </w:r>
      <w:r w:rsidR="055034AC" w:rsidRPr="6589E4B7">
        <w:rPr>
          <w:lang w:val="sr-Cyrl-RS"/>
        </w:rPr>
        <w:t>апликација</w:t>
      </w:r>
      <w:r w:rsidR="301E0EEF" w:rsidRPr="6E904173">
        <w:rPr>
          <w:lang w:val="sr-Cyrl-RS"/>
        </w:rPr>
        <w:t xml:space="preserve"> </w:t>
      </w:r>
      <w:proofErr w:type="spellStart"/>
      <w:r w:rsidR="00B50396">
        <w:rPr>
          <w:i/>
          <w:iCs/>
          <w:lang w:val="sr-Cyrl-RS"/>
        </w:rPr>
        <w:t>Igrannonica</w:t>
      </w:r>
      <w:proofErr w:type="spellEnd"/>
      <w:r w:rsidR="301E0EEF" w:rsidRPr="6E4B4A84">
        <w:rPr>
          <w:i/>
          <w:iCs/>
          <w:lang w:val="sr-Cyrl-RS"/>
        </w:rPr>
        <w:t xml:space="preserve"> </w:t>
      </w:r>
      <w:r w:rsidR="055034AC" w:rsidRPr="36E146E4">
        <w:rPr>
          <w:lang w:val="sr-Cyrl-RS"/>
        </w:rPr>
        <w:t xml:space="preserve">је развијена </w:t>
      </w:r>
      <w:r w:rsidR="4D90E3BC" w:rsidRPr="6B1C6096">
        <w:rPr>
          <w:lang w:val="sr-Cyrl-RS"/>
        </w:rPr>
        <w:t>употребом</w:t>
      </w:r>
      <w:r w:rsidR="055034AC" w:rsidRPr="36E146E4">
        <w:rPr>
          <w:lang w:val="sr-Cyrl-RS"/>
        </w:rPr>
        <w:t xml:space="preserve"> најсавременијих технолошких </w:t>
      </w:r>
      <w:r w:rsidR="055034AC" w:rsidRPr="449BF819">
        <w:rPr>
          <w:lang w:val="sr-Cyrl-RS"/>
        </w:rPr>
        <w:t>решења</w:t>
      </w:r>
      <w:r w:rsidR="03ADED97" w:rsidRPr="449BF819">
        <w:rPr>
          <w:lang w:val="sr-Cyrl-RS"/>
        </w:rPr>
        <w:t>.</w:t>
      </w:r>
    </w:p>
    <w:p w14:paraId="5A12C1BA" w14:textId="77777777" w:rsidR="00F04C66" w:rsidRPr="00F04C66" w:rsidRDefault="00F04C66" w:rsidP="00F04C66">
      <w:pPr>
        <w:rPr>
          <w:lang w:val="sr-Cyrl-RS"/>
        </w:rPr>
      </w:pPr>
    </w:p>
    <w:p w14:paraId="32344C0E" w14:textId="76062440" w:rsidR="0075277C" w:rsidRPr="00391D62" w:rsidRDefault="00791598" w:rsidP="007A400A">
      <w:pPr>
        <w:pStyle w:val="Heading2"/>
        <w:rPr>
          <w:lang w:val="sr-Cyrl-RS"/>
        </w:rPr>
      </w:pPr>
      <w:bookmarkStart w:id="27" w:name="_Toc1640035787"/>
      <w:bookmarkStart w:id="28" w:name="_Toc101384018"/>
      <w:bookmarkStart w:id="29" w:name="_Toc101465945"/>
      <w:r w:rsidRPr="38199B24">
        <w:rPr>
          <w:lang w:val="sr-Cyrl-RS"/>
        </w:rPr>
        <w:t>Основне</w:t>
      </w:r>
      <w:r w:rsidRPr="00391D62">
        <w:rPr>
          <w:lang w:val="sr-Cyrl-RS"/>
        </w:rPr>
        <w:t xml:space="preserve"> функционалности</w:t>
      </w:r>
      <w:bookmarkEnd w:id="27"/>
      <w:bookmarkEnd w:id="28"/>
      <w:bookmarkEnd w:id="29"/>
    </w:p>
    <w:p w14:paraId="02EB96D0" w14:textId="77777777" w:rsidR="008029C1" w:rsidRDefault="008029C1" w:rsidP="008029C1">
      <w:pPr>
        <w:rPr>
          <w:lang w:val="sr-Cyrl-RS"/>
        </w:rPr>
      </w:pPr>
    </w:p>
    <w:p w14:paraId="63C13766" w14:textId="570F9561" w:rsidR="008029C1" w:rsidRDefault="000E0274" w:rsidP="008029C1">
      <w:pPr>
        <w:rPr>
          <w:lang w:val="sr-Cyrl-RS"/>
        </w:rPr>
      </w:pPr>
      <w:r>
        <w:rPr>
          <w:lang w:val="sr-Cyrl-RS"/>
        </w:rPr>
        <w:t xml:space="preserve">Основне функционалности </w:t>
      </w:r>
      <w:r w:rsidR="000368A1">
        <w:rPr>
          <w:lang w:val="sr-Cyrl-RS"/>
        </w:rPr>
        <w:t>веб апликације</w:t>
      </w:r>
      <w:r w:rsidR="00E95B9E">
        <w:rPr>
          <w:lang w:val="sr-Cyrl-RS"/>
        </w:rPr>
        <w:t xml:space="preserve"> за регистрованог </w:t>
      </w:r>
      <w:r w:rsidR="002E5302">
        <w:rPr>
          <w:lang w:val="sr-Cyrl-RS"/>
        </w:rPr>
        <w:t>корисника</w:t>
      </w:r>
      <w:r w:rsidR="005208C3">
        <w:rPr>
          <w:lang w:val="sr-Cyrl-RS"/>
        </w:rPr>
        <w:t>:</w:t>
      </w:r>
    </w:p>
    <w:p w14:paraId="3D074FE2" w14:textId="3F8480D2" w:rsidR="0079067C" w:rsidRPr="00D81614" w:rsidRDefault="0079067C" w:rsidP="00B548A0">
      <w:pPr>
        <w:pStyle w:val="ListParagraph"/>
        <w:numPr>
          <w:ilvl w:val="0"/>
          <w:numId w:val="5"/>
        </w:numPr>
        <w:rPr>
          <w:lang w:val="sr-Cyrl-RS"/>
        </w:rPr>
      </w:pPr>
      <w:r w:rsidRPr="00D81614">
        <w:rPr>
          <w:lang w:val="sr-Cyrl-RS"/>
        </w:rPr>
        <w:t>Регистрација и пријава корисника</w:t>
      </w:r>
    </w:p>
    <w:p w14:paraId="48E6186B" w14:textId="47DEFB95" w:rsidR="00A24D8F" w:rsidRPr="00D81614" w:rsidRDefault="002E5302" w:rsidP="00B548A0">
      <w:pPr>
        <w:pStyle w:val="ListParagraph"/>
        <w:numPr>
          <w:ilvl w:val="0"/>
          <w:numId w:val="5"/>
        </w:numPr>
        <w:rPr>
          <w:lang w:val="sr-Cyrl-RS"/>
        </w:rPr>
      </w:pPr>
      <w:r w:rsidRPr="00D81614">
        <w:rPr>
          <w:lang w:val="sr-Cyrl-RS"/>
        </w:rPr>
        <w:t>Преглед сопствених извора података</w:t>
      </w:r>
    </w:p>
    <w:p w14:paraId="3415173C" w14:textId="2D0E52B9" w:rsidR="002E5302" w:rsidRPr="00D81614" w:rsidRDefault="002E5302" w:rsidP="00B548A0">
      <w:pPr>
        <w:pStyle w:val="ListParagraph"/>
        <w:numPr>
          <w:ilvl w:val="0"/>
          <w:numId w:val="5"/>
        </w:numPr>
        <w:rPr>
          <w:lang w:val="sr-Cyrl-RS"/>
        </w:rPr>
      </w:pPr>
      <w:r w:rsidRPr="00D81614">
        <w:rPr>
          <w:lang w:val="sr-Cyrl-RS"/>
        </w:rPr>
        <w:t>Преглед сопствених модела</w:t>
      </w:r>
    </w:p>
    <w:p w14:paraId="1ADD28EB" w14:textId="08B18067" w:rsidR="002E5302" w:rsidRPr="00D81614" w:rsidRDefault="002E5302" w:rsidP="00B548A0">
      <w:pPr>
        <w:pStyle w:val="ListParagraph"/>
        <w:numPr>
          <w:ilvl w:val="0"/>
          <w:numId w:val="5"/>
        </w:numPr>
        <w:rPr>
          <w:lang w:val="sr-Cyrl-RS"/>
        </w:rPr>
      </w:pPr>
      <w:r w:rsidRPr="00D81614">
        <w:rPr>
          <w:lang w:val="sr-Cyrl-RS"/>
        </w:rPr>
        <w:t xml:space="preserve">Преглед </w:t>
      </w:r>
      <w:r w:rsidR="00016D5D" w:rsidRPr="00D81614">
        <w:rPr>
          <w:lang w:val="sr-Cyrl-RS"/>
        </w:rPr>
        <w:t xml:space="preserve">сопствених </w:t>
      </w:r>
      <w:r w:rsidR="00C44094" w:rsidRPr="00D81614">
        <w:rPr>
          <w:lang w:val="sr-Cyrl-RS"/>
        </w:rPr>
        <w:t>резултата тренирања</w:t>
      </w:r>
    </w:p>
    <w:p w14:paraId="519BDFE4" w14:textId="580EF99E" w:rsidR="00C44094" w:rsidRPr="00D81614" w:rsidRDefault="00286B96" w:rsidP="00B548A0">
      <w:pPr>
        <w:pStyle w:val="ListParagraph"/>
        <w:numPr>
          <w:ilvl w:val="0"/>
          <w:numId w:val="5"/>
        </w:numPr>
        <w:rPr>
          <w:lang w:val="sr-Cyrl-RS"/>
        </w:rPr>
      </w:pPr>
      <w:r w:rsidRPr="00D81614">
        <w:rPr>
          <w:lang w:val="sr-Cyrl-RS"/>
        </w:rPr>
        <w:t>Додавање извора података и чување</w:t>
      </w:r>
      <w:r w:rsidR="00AE17A5" w:rsidRPr="00D81614">
        <w:rPr>
          <w:lang w:val="sr-Cyrl-RS"/>
        </w:rPr>
        <w:t xml:space="preserve"> истог</w:t>
      </w:r>
    </w:p>
    <w:p w14:paraId="3D088765" w14:textId="178EF7EC" w:rsidR="008B6B89" w:rsidRPr="00D81614" w:rsidRDefault="00525FF4" w:rsidP="00B548A0">
      <w:pPr>
        <w:pStyle w:val="ListParagraph"/>
        <w:numPr>
          <w:ilvl w:val="0"/>
          <w:numId w:val="5"/>
        </w:numPr>
        <w:rPr>
          <w:lang w:val="sr-Cyrl-RS"/>
        </w:rPr>
      </w:pPr>
      <w:r w:rsidRPr="00D81614">
        <w:rPr>
          <w:lang w:val="sr-Cyrl-RS"/>
        </w:rPr>
        <w:t xml:space="preserve">Креирање </w:t>
      </w:r>
      <w:r w:rsidR="008F5739" w:rsidRPr="00D81614">
        <w:rPr>
          <w:lang w:val="sr-Cyrl-RS"/>
        </w:rPr>
        <w:t xml:space="preserve">и чување </w:t>
      </w:r>
      <w:r w:rsidRPr="00D81614">
        <w:rPr>
          <w:lang w:val="sr-Cyrl-RS"/>
        </w:rPr>
        <w:t>експеримента</w:t>
      </w:r>
    </w:p>
    <w:p w14:paraId="459200CF" w14:textId="4C83CCFF" w:rsidR="008F5739" w:rsidRPr="00D81614" w:rsidRDefault="008F5739" w:rsidP="00B548A0">
      <w:pPr>
        <w:pStyle w:val="ListParagraph"/>
        <w:numPr>
          <w:ilvl w:val="0"/>
          <w:numId w:val="5"/>
        </w:numPr>
        <w:rPr>
          <w:lang w:val="sr-Cyrl-RS"/>
        </w:rPr>
      </w:pPr>
      <w:r w:rsidRPr="00D81614">
        <w:rPr>
          <w:lang w:val="sr-Cyrl-RS"/>
        </w:rPr>
        <w:t xml:space="preserve">Креирање </w:t>
      </w:r>
      <w:r w:rsidR="009913FB" w:rsidRPr="00D81614">
        <w:rPr>
          <w:lang w:val="sr-Cyrl-RS"/>
        </w:rPr>
        <w:t>сопственог модела</w:t>
      </w:r>
    </w:p>
    <w:p w14:paraId="1D4E2A04" w14:textId="72AA413B" w:rsidR="00A22B47" w:rsidRPr="00D81614" w:rsidRDefault="00A22B47" w:rsidP="00B548A0">
      <w:pPr>
        <w:pStyle w:val="ListParagraph"/>
        <w:numPr>
          <w:ilvl w:val="0"/>
          <w:numId w:val="5"/>
        </w:numPr>
        <w:rPr>
          <w:lang w:val="sr-Cyrl-RS"/>
        </w:rPr>
      </w:pPr>
      <w:r w:rsidRPr="00D81614">
        <w:rPr>
          <w:lang w:val="sr-Cyrl-RS"/>
        </w:rPr>
        <w:t xml:space="preserve">Тренирање </w:t>
      </w:r>
      <w:r w:rsidR="0065326D" w:rsidRPr="00D81614">
        <w:rPr>
          <w:lang w:val="sr-Cyrl-RS"/>
        </w:rPr>
        <w:t>модела</w:t>
      </w:r>
    </w:p>
    <w:p w14:paraId="735EDB76" w14:textId="38A4CB4A" w:rsidR="0065326D" w:rsidRPr="00D81614" w:rsidRDefault="0065326D" w:rsidP="00B548A0">
      <w:pPr>
        <w:pStyle w:val="ListParagraph"/>
        <w:numPr>
          <w:ilvl w:val="0"/>
          <w:numId w:val="5"/>
        </w:numPr>
        <w:rPr>
          <w:lang w:val="sr-Cyrl-RS"/>
        </w:rPr>
      </w:pPr>
      <w:r w:rsidRPr="00D81614">
        <w:rPr>
          <w:lang w:val="sr-Cyrl-RS"/>
        </w:rPr>
        <w:t xml:space="preserve">Преглед </w:t>
      </w:r>
      <w:r w:rsidR="00872112" w:rsidRPr="00D81614">
        <w:rPr>
          <w:lang w:val="sr-Cyrl-RS"/>
        </w:rPr>
        <w:t>јавних извора података</w:t>
      </w:r>
      <w:r w:rsidR="007C4C46" w:rsidRPr="00D81614">
        <w:rPr>
          <w:lang w:val="sr-Cyrl-RS"/>
        </w:rPr>
        <w:t xml:space="preserve"> и </w:t>
      </w:r>
      <w:r w:rsidR="00F45148" w:rsidRPr="00D81614">
        <w:rPr>
          <w:lang w:val="sr-Cyrl-RS"/>
        </w:rPr>
        <w:t>тренираних модела</w:t>
      </w:r>
    </w:p>
    <w:p w14:paraId="1D3C9949" w14:textId="64F54C7E" w:rsidR="00A437EB" w:rsidRDefault="00B70A9E" w:rsidP="00A437EB">
      <w:pPr>
        <w:pStyle w:val="ListParagraph"/>
        <w:numPr>
          <w:ilvl w:val="0"/>
          <w:numId w:val="5"/>
        </w:numPr>
        <w:rPr>
          <w:lang w:val="sr-Cyrl-RS"/>
        </w:rPr>
      </w:pPr>
      <w:r w:rsidRPr="00D81614">
        <w:rPr>
          <w:lang w:val="sr-Cyrl-RS"/>
        </w:rPr>
        <w:t>Измена сопствених података</w:t>
      </w:r>
      <w:r w:rsidR="00B150C5" w:rsidRPr="00D81614">
        <w:rPr>
          <w:lang w:val="sr-Cyrl-RS"/>
        </w:rPr>
        <w:t xml:space="preserve"> </w:t>
      </w:r>
      <w:r w:rsidR="00FA080B" w:rsidRPr="00D81614">
        <w:rPr>
          <w:lang w:val="sr-Cyrl-RS"/>
        </w:rPr>
        <w:t>на профилу</w:t>
      </w:r>
    </w:p>
    <w:p w14:paraId="4088EC86" w14:textId="77777777" w:rsidR="005208C3" w:rsidRPr="005208C3" w:rsidRDefault="005208C3" w:rsidP="005208C3">
      <w:pPr>
        <w:pStyle w:val="ListParagraph"/>
        <w:rPr>
          <w:lang w:val="sr-Cyrl-RS"/>
        </w:rPr>
      </w:pPr>
    </w:p>
    <w:p w14:paraId="4B265299" w14:textId="0BE27BFD" w:rsidR="00A437EB" w:rsidRDefault="00A437EB" w:rsidP="00A437EB">
      <w:pPr>
        <w:rPr>
          <w:lang w:val="sr-Cyrl-RS"/>
        </w:rPr>
      </w:pPr>
      <w:r>
        <w:rPr>
          <w:lang w:val="sr-Cyrl-RS"/>
        </w:rPr>
        <w:t xml:space="preserve">Основне функционалности веб апликације за </w:t>
      </w:r>
      <w:proofErr w:type="spellStart"/>
      <w:r>
        <w:rPr>
          <w:lang w:val="sr-Cyrl-RS"/>
        </w:rPr>
        <w:t>нерегистрованог</w:t>
      </w:r>
      <w:proofErr w:type="spellEnd"/>
      <w:r>
        <w:rPr>
          <w:lang w:val="sr-Cyrl-RS"/>
        </w:rPr>
        <w:t xml:space="preserve"> корисника</w:t>
      </w:r>
      <w:r w:rsidR="005208C3">
        <w:rPr>
          <w:lang w:val="sr-Cyrl-RS"/>
        </w:rPr>
        <w:t>:</w:t>
      </w:r>
    </w:p>
    <w:p w14:paraId="4B3B646B" w14:textId="6049DEAD" w:rsidR="00016D5D" w:rsidRPr="00D81614" w:rsidRDefault="007E0949" w:rsidP="00B548A0">
      <w:pPr>
        <w:pStyle w:val="ListParagraph"/>
        <w:numPr>
          <w:ilvl w:val="0"/>
          <w:numId w:val="5"/>
        </w:numPr>
        <w:rPr>
          <w:lang w:val="sr-Cyrl-RS"/>
        </w:rPr>
      </w:pPr>
      <w:r w:rsidRPr="00D81614">
        <w:rPr>
          <w:lang w:val="sr-Cyrl-RS"/>
        </w:rPr>
        <w:t>Д</w:t>
      </w:r>
      <w:r w:rsidR="00016D5D" w:rsidRPr="00D81614">
        <w:rPr>
          <w:lang w:val="sr-Cyrl-RS"/>
        </w:rPr>
        <w:t>одавање извора података</w:t>
      </w:r>
    </w:p>
    <w:p w14:paraId="40884685" w14:textId="5BD6D1E4" w:rsidR="00016D5D" w:rsidRPr="00D81614" w:rsidRDefault="00016D5D" w:rsidP="00B548A0">
      <w:pPr>
        <w:pStyle w:val="ListParagraph"/>
        <w:numPr>
          <w:ilvl w:val="0"/>
          <w:numId w:val="5"/>
        </w:numPr>
        <w:rPr>
          <w:lang w:val="sr-Cyrl-RS"/>
        </w:rPr>
      </w:pPr>
      <w:r w:rsidRPr="00D81614">
        <w:rPr>
          <w:lang w:val="sr-Cyrl-RS"/>
        </w:rPr>
        <w:t>Креирање експеримента</w:t>
      </w:r>
    </w:p>
    <w:p w14:paraId="47063A80" w14:textId="689FC915" w:rsidR="00016D5D" w:rsidRPr="00D81614" w:rsidRDefault="00016D5D" w:rsidP="00B548A0">
      <w:pPr>
        <w:pStyle w:val="ListParagraph"/>
        <w:numPr>
          <w:ilvl w:val="0"/>
          <w:numId w:val="5"/>
        </w:numPr>
        <w:rPr>
          <w:lang w:val="sr-Cyrl-RS"/>
        </w:rPr>
      </w:pPr>
      <w:r w:rsidRPr="00D81614">
        <w:rPr>
          <w:lang w:val="sr-Cyrl-RS"/>
        </w:rPr>
        <w:t>Креирање модела за тренирање</w:t>
      </w:r>
    </w:p>
    <w:p w14:paraId="54FF26B4" w14:textId="487C14BC" w:rsidR="00016D5D" w:rsidRPr="00D81614" w:rsidRDefault="00016D5D" w:rsidP="00B548A0">
      <w:pPr>
        <w:pStyle w:val="ListParagraph"/>
        <w:numPr>
          <w:ilvl w:val="0"/>
          <w:numId w:val="5"/>
        </w:numPr>
        <w:rPr>
          <w:lang w:val="sr-Cyrl-RS"/>
        </w:rPr>
      </w:pPr>
      <w:r w:rsidRPr="00D81614">
        <w:rPr>
          <w:lang w:val="sr-Cyrl-RS"/>
        </w:rPr>
        <w:t>Тренирање модела</w:t>
      </w:r>
    </w:p>
    <w:p w14:paraId="0332475A" w14:textId="6D1106C6" w:rsidR="00A437EB" w:rsidRPr="00A437EB" w:rsidRDefault="00016D5D" w:rsidP="00B548A0">
      <w:pPr>
        <w:pStyle w:val="ListParagraph"/>
        <w:numPr>
          <w:ilvl w:val="0"/>
          <w:numId w:val="5"/>
        </w:numPr>
        <w:rPr>
          <w:lang w:val="sr-Cyrl-RS"/>
        </w:rPr>
      </w:pPr>
      <w:r w:rsidRPr="00D81614">
        <w:rPr>
          <w:lang w:val="sr-Cyrl-RS"/>
        </w:rPr>
        <w:t>Преглед јавних извора података и тренираних модела</w:t>
      </w:r>
    </w:p>
    <w:p w14:paraId="67694CAE" w14:textId="6D1106C6" w:rsidR="008C20D1" w:rsidRDefault="008C20D1" w:rsidP="007E0949">
      <w:pPr>
        <w:rPr>
          <w:lang w:val="sr-Cyrl-RS"/>
        </w:rPr>
      </w:pPr>
    </w:p>
    <w:p w14:paraId="3CF2DEA3" w14:textId="1726EB09" w:rsidR="007E0949" w:rsidRPr="007E0949" w:rsidRDefault="009A6A10" w:rsidP="007E0949">
      <w:pPr>
        <w:rPr>
          <w:lang w:val="sr-Cyrl-RS"/>
        </w:rPr>
      </w:pPr>
      <w:r>
        <w:rPr>
          <w:lang w:val="sr-Cyrl-RS"/>
        </w:rPr>
        <w:lastRenderedPageBreak/>
        <w:t xml:space="preserve">Извори </w:t>
      </w:r>
      <w:r w:rsidRPr="3C7C789C">
        <w:rPr>
          <w:lang w:val="sr-Cyrl-RS"/>
        </w:rPr>
        <w:t>података</w:t>
      </w:r>
      <w:r>
        <w:rPr>
          <w:lang w:val="sr-Cyrl-RS"/>
        </w:rPr>
        <w:t>, експерименти, модели и тренирани модели</w:t>
      </w:r>
      <w:r w:rsidR="00854265">
        <w:rPr>
          <w:lang w:val="sr-Cyrl-RS"/>
        </w:rPr>
        <w:t xml:space="preserve"> се чувају само 24 часа код </w:t>
      </w:r>
      <w:proofErr w:type="spellStart"/>
      <w:r w:rsidR="00854265">
        <w:rPr>
          <w:lang w:val="sr-Cyrl-RS"/>
        </w:rPr>
        <w:t>нерегистрованог</w:t>
      </w:r>
      <w:proofErr w:type="spellEnd"/>
      <w:r w:rsidR="00854265">
        <w:rPr>
          <w:lang w:val="sr-Cyrl-RS"/>
        </w:rPr>
        <w:t xml:space="preserve"> корисника</w:t>
      </w:r>
      <w:r w:rsidR="0003773C">
        <w:rPr>
          <w:lang w:val="sr-Cyrl-RS"/>
        </w:rPr>
        <w:t xml:space="preserve">, док </w:t>
      </w:r>
      <w:r w:rsidR="0010759E">
        <w:rPr>
          <w:lang w:val="sr-Cyrl-RS"/>
        </w:rPr>
        <w:t xml:space="preserve">се </w:t>
      </w:r>
      <w:r w:rsidR="0003773C">
        <w:rPr>
          <w:lang w:val="sr-Cyrl-RS"/>
        </w:rPr>
        <w:t>к</w:t>
      </w:r>
      <w:r w:rsidR="008C20D1">
        <w:rPr>
          <w:lang w:val="sr-Cyrl-RS"/>
        </w:rPr>
        <w:t xml:space="preserve">од регистрованог </w:t>
      </w:r>
      <w:r w:rsidR="0010759E">
        <w:rPr>
          <w:lang w:val="sr-Cyrl-RS"/>
        </w:rPr>
        <w:t>корисника</w:t>
      </w:r>
      <w:r w:rsidR="008C20D1">
        <w:rPr>
          <w:lang w:val="sr-Cyrl-RS"/>
        </w:rPr>
        <w:t xml:space="preserve"> чувају трајно.</w:t>
      </w:r>
    </w:p>
    <w:p w14:paraId="63EB0B88" w14:textId="7624DFB3" w:rsidR="00A437EB" w:rsidRPr="00A437EB" w:rsidRDefault="00A437EB" w:rsidP="00A437EB">
      <w:pPr>
        <w:rPr>
          <w:sz w:val="24"/>
          <w:szCs w:val="24"/>
          <w:lang w:val="sr-Cyrl-RS"/>
        </w:rPr>
      </w:pPr>
    </w:p>
    <w:p w14:paraId="1B9DE767" w14:textId="60F9A277" w:rsidR="00024DD6" w:rsidRDefault="00024DD6" w:rsidP="007A400A">
      <w:pPr>
        <w:pStyle w:val="Heading2"/>
        <w:rPr>
          <w:lang w:val="sr-Cyrl-RS"/>
        </w:rPr>
      </w:pPr>
      <w:bookmarkStart w:id="30" w:name="_Toc1379151983"/>
      <w:bookmarkStart w:id="31" w:name="_Toc101384019"/>
      <w:bookmarkStart w:id="32" w:name="_Toc101465946"/>
      <w:r w:rsidRPr="00391D62">
        <w:rPr>
          <w:lang w:val="sr-Cyrl-RS"/>
        </w:rPr>
        <w:t>Класе и к</w:t>
      </w:r>
      <w:r w:rsidR="0024163A" w:rsidRPr="00391D62">
        <w:rPr>
          <w:lang w:val="sr-Cyrl-RS"/>
        </w:rPr>
        <w:t xml:space="preserve">арактеристике </w:t>
      </w:r>
      <w:r w:rsidR="008D1382" w:rsidRPr="00391D62">
        <w:rPr>
          <w:lang w:val="sr-Cyrl-RS"/>
        </w:rPr>
        <w:t>корисника</w:t>
      </w:r>
      <w:bookmarkEnd w:id="30"/>
      <w:bookmarkEnd w:id="31"/>
      <w:bookmarkEnd w:id="32"/>
    </w:p>
    <w:p w14:paraId="1803E76E" w14:textId="4CA8F102" w:rsidR="006E178C" w:rsidRDefault="006E178C" w:rsidP="0060580E">
      <w:pPr>
        <w:pStyle w:val="Heading2"/>
        <w:numPr>
          <w:ilvl w:val="0"/>
          <w:numId w:val="0"/>
        </w:numPr>
        <w:rPr>
          <w:color w:val="auto"/>
          <w:sz w:val="22"/>
          <w:szCs w:val="22"/>
          <w:lang w:val="sr-Cyrl-RS"/>
        </w:rPr>
      </w:pPr>
    </w:p>
    <w:p w14:paraId="322A8FFC" w14:textId="73ED5951" w:rsidR="00354C2F" w:rsidRDefault="00313047" w:rsidP="0021427D">
      <w:pPr>
        <w:rPr>
          <w:lang w:val="sr-Cyrl-RS"/>
        </w:rPr>
      </w:pPr>
      <w:r>
        <w:rPr>
          <w:lang w:val="sr-Cyrl-RS"/>
        </w:rPr>
        <w:t xml:space="preserve">У апликацији </w:t>
      </w:r>
      <w:proofErr w:type="spellStart"/>
      <w:r w:rsidRPr="00313047">
        <w:rPr>
          <w:i/>
          <w:iCs/>
        </w:rPr>
        <w:t>Igrannonica</w:t>
      </w:r>
      <w:proofErr w:type="spellEnd"/>
      <w:r>
        <w:t xml:space="preserve"> </w:t>
      </w:r>
      <w:r>
        <w:rPr>
          <w:lang w:val="sr-Cyrl-RS"/>
        </w:rPr>
        <w:t>постоје две врсте корисника:</w:t>
      </w:r>
    </w:p>
    <w:p w14:paraId="45B47484" w14:textId="7B2388EB" w:rsidR="00354C2F" w:rsidRDefault="00354C2F" w:rsidP="006F38DF">
      <w:pPr>
        <w:pStyle w:val="ListParagraph"/>
        <w:numPr>
          <w:ilvl w:val="0"/>
          <w:numId w:val="50"/>
        </w:numPr>
        <w:rPr>
          <w:b/>
          <w:lang w:val="sr-Cyrl-RS"/>
        </w:rPr>
      </w:pPr>
      <w:r w:rsidRPr="007F00F3">
        <w:rPr>
          <w:b/>
          <w:lang w:val="sr-Cyrl-RS"/>
        </w:rPr>
        <w:t xml:space="preserve">Регистровани корисник </w:t>
      </w:r>
    </w:p>
    <w:p w14:paraId="2593D778" w14:textId="59E2ACDA" w:rsidR="00A075E6" w:rsidRDefault="007F00F3" w:rsidP="0021427D">
      <w:pPr>
        <w:rPr>
          <w:lang w:val="sr-Cyrl-RS"/>
        </w:rPr>
      </w:pPr>
      <w:r>
        <w:rPr>
          <w:lang w:val="sr-Cyrl-RS"/>
        </w:rPr>
        <w:t>Регистровани корисн</w:t>
      </w:r>
      <w:r w:rsidR="0029730F">
        <w:rPr>
          <w:lang w:val="sr-Cyrl-RS"/>
        </w:rPr>
        <w:t>и</w:t>
      </w:r>
      <w:r w:rsidR="00BD24BB">
        <w:rPr>
          <w:lang w:val="sr-Cyrl-RS"/>
        </w:rPr>
        <w:t>к</w:t>
      </w:r>
      <w:r w:rsidR="00B3708B">
        <w:rPr>
          <w:lang w:val="sr-Cyrl-RS"/>
        </w:rPr>
        <w:t xml:space="preserve"> мо</w:t>
      </w:r>
      <w:r w:rsidR="00AD5539">
        <w:rPr>
          <w:lang w:val="sr-Cyrl-RS"/>
        </w:rPr>
        <w:t>же</w:t>
      </w:r>
      <w:r w:rsidR="00E701A7">
        <w:rPr>
          <w:lang w:val="sr-Cyrl-RS"/>
        </w:rPr>
        <w:t xml:space="preserve"> </w:t>
      </w:r>
      <w:r w:rsidR="00462741">
        <w:rPr>
          <w:lang w:val="sr-Cyrl-RS"/>
        </w:rPr>
        <w:t>креирати</w:t>
      </w:r>
      <w:r w:rsidR="006A1325">
        <w:rPr>
          <w:lang w:val="sr-Cyrl-RS"/>
        </w:rPr>
        <w:t xml:space="preserve"> своје </w:t>
      </w:r>
      <w:r w:rsidR="00EC14FA">
        <w:rPr>
          <w:lang w:val="sr-Cyrl-RS"/>
        </w:rPr>
        <w:t>изворе података</w:t>
      </w:r>
      <w:r w:rsidR="00A53903">
        <w:rPr>
          <w:lang w:val="sr-Cyrl-RS"/>
        </w:rPr>
        <w:t xml:space="preserve">, експерименте и </w:t>
      </w:r>
      <w:r w:rsidR="006A1325">
        <w:rPr>
          <w:lang w:val="sr-Cyrl-RS"/>
        </w:rPr>
        <w:t xml:space="preserve">моделе и </w:t>
      </w:r>
      <w:r w:rsidR="00A53903">
        <w:rPr>
          <w:lang w:val="sr-Cyrl-RS"/>
        </w:rPr>
        <w:t xml:space="preserve">чувати их </w:t>
      </w:r>
      <w:r w:rsidR="00212D89">
        <w:rPr>
          <w:lang w:val="sr-Cyrl-RS"/>
        </w:rPr>
        <w:t>на серверу</w:t>
      </w:r>
      <w:r w:rsidR="00936A8A">
        <w:rPr>
          <w:lang w:val="sr-Cyrl-RS"/>
        </w:rPr>
        <w:t xml:space="preserve"> за даљу употребу.</w:t>
      </w:r>
      <w:r w:rsidR="00506504">
        <w:rPr>
          <w:lang w:val="sr-Cyrl-RS"/>
        </w:rPr>
        <w:t xml:space="preserve"> Осим својих сачуваних</w:t>
      </w:r>
      <w:r w:rsidR="009140AF">
        <w:rPr>
          <w:lang w:val="sr-Cyrl-RS"/>
        </w:rPr>
        <w:t>,</w:t>
      </w:r>
      <w:r w:rsidR="00506504">
        <w:rPr>
          <w:lang w:val="sr-Cyrl-RS"/>
        </w:rPr>
        <w:t xml:space="preserve"> </w:t>
      </w:r>
      <w:r w:rsidR="00EE50C1">
        <w:rPr>
          <w:lang w:val="sr-Cyrl-RS"/>
        </w:rPr>
        <w:t xml:space="preserve">регистровани корисник може користити и јавне </w:t>
      </w:r>
      <w:r w:rsidR="00F452D0">
        <w:rPr>
          <w:lang w:val="sr-Cyrl-RS"/>
        </w:rPr>
        <w:t>изв</w:t>
      </w:r>
      <w:r w:rsidR="0027524C">
        <w:rPr>
          <w:lang w:val="sr-Cyrl-RS"/>
        </w:rPr>
        <w:t>оре података</w:t>
      </w:r>
      <w:r w:rsidR="009140AF">
        <w:rPr>
          <w:lang w:val="sr-Cyrl-RS"/>
        </w:rPr>
        <w:t xml:space="preserve"> и </w:t>
      </w:r>
      <w:r w:rsidR="0027524C">
        <w:rPr>
          <w:lang w:val="sr-Cyrl-RS"/>
        </w:rPr>
        <w:t>трениране моделе</w:t>
      </w:r>
      <w:r w:rsidR="009140AF">
        <w:rPr>
          <w:lang w:val="sr-Cyrl-RS"/>
        </w:rPr>
        <w:t>.</w:t>
      </w:r>
      <w:r w:rsidR="00936A8A">
        <w:rPr>
          <w:lang w:val="sr-Cyrl-RS"/>
        </w:rPr>
        <w:t xml:space="preserve"> Такође</w:t>
      </w:r>
      <w:r w:rsidR="00572038">
        <w:rPr>
          <w:lang w:val="sr-Cyrl-RS"/>
        </w:rPr>
        <w:t xml:space="preserve">, </w:t>
      </w:r>
      <w:r w:rsidR="00E9402C">
        <w:rPr>
          <w:lang w:val="sr-Cyrl-RS"/>
        </w:rPr>
        <w:t xml:space="preserve">сваки модел који обучи регистровани корисник аутоматски се чува у бази и корисник има </w:t>
      </w:r>
      <w:r w:rsidR="00260C14">
        <w:rPr>
          <w:lang w:val="sr-Cyrl-RS"/>
        </w:rPr>
        <w:t xml:space="preserve">могућност да прегледа </w:t>
      </w:r>
      <w:r w:rsidR="00A5071E">
        <w:rPr>
          <w:lang w:val="sr-Cyrl-RS"/>
        </w:rPr>
        <w:t>тренирани</w:t>
      </w:r>
      <w:r w:rsidR="00260C14">
        <w:rPr>
          <w:lang w:val="sr-Cyrl-RS"/>
        </w:rPr>
        <w:t xml:space="preserve"> модел у сваком тренутку.</w:t>
      </w:r>
      <w:r w:rsidR="00462741">
        <w:rPr>
          <w:lang w:val="sr-Cyrl-RS"/>
        </w:rPr>
        <w:t xml:space="preserve"> </w:t>
      </w:r>
    </w:p>
    <w:p w14:paraId="44971569" w14:textId="26DC0CA2" w:rsidR="00354C2F" w:rsidRPr="006F38DF" w:rsidRDefault="00D151BE" w:rsidP="0021427D">
      <w:pPr>
        <w:rPr>
          <w:lang w:val="sr-Cyrl-RS"/>
        </w:rPr>
      </w:pPr>
      <w:r>
        <w:rPr>
          <w:lang w:val="sr-Cyrl-RS"/>
        </w:rPr>
        <w:t>Омогућено је и</w:t>
      </w:r>
      <w:r w:rsidR="00AD5539">
        <w:rPr>
          <w:lang w:val="sr-Cyrl-RS"/>
        </w:rPr>
        <w:t xml:space="preserve"> </w:t>
      </w:r>
      <w:r>
        <w:rPr>
          <w:lang w:val="sr-Cyrl-RS"/>
        </w:rPr>
        <w:t xml:space="preserve">подешавање </w:t>
      </w:r>
      <w:r w:rsidR="00487D2A">
        <w:rPr>
          <w:lang w:val="sr-Cyrl-RS"/>
        </w:rPr>
        <w:t xml:space="preserve">сопственог </w:t>
      </w:r>
      <w:r w:rsidR="00AD5539">
        <w:rPr>
          <w:lang w:val="sr-Cyrl-RS"/>
        </w:rPr>
        <w:t>профил</w:t>
      </w:r>
      <w:r>
        <w:rPr>
          <w:lang w:val="sr-Cyrl-RS"/>
        </w:rPr>
        <w:t>а</w:t>
      </w:r>
      <w:r w:rsidR="00AD5539">
        <w:rPr>
          <w:lang w:val="sr-Cyrl-RS"/>
        </w:rPr>
        <w:t>,</w:t>
      </w:r>
      <w:r w:rsidR="004C2B4A">
        <w:rPr>
          <w:lang w:val="sr-Cyrl-RS"/>
        </w:rPr>
        <w:t xml:space="preserve"> што подразумева</w:t>
      </w:r>
      <w:r w:rsidR="00AD5539">
        <w:rPr>
          <w:lang w:val="sr-Cyrl-RS"/>
        </w:rPr>
        <w:t xml:space="preserve"> </w:t>
      </w:r>
      <w:r w:rsidR="00C32E78">
        <w:rPr>
          <w:lang w:val="sr-Cyrl-RS"/>
        </w:rPr>
        <w:t>измен</w:t>
      </w:r>
      <w:r w:rsidR="004C2B4A">
        <w:rPr>
          <w:lang w:val="sr-Cyrl-RS"/>
        </w:rPr>
        <w:t>у</w:t>
      </w:r>
      <w:r w:rsidR="00C32E78">
        <w:rPr>
          <w:lang w:val="sr-Cyrl-RS"/>
        </w:rPr>
        <w:t xml:space="preserve"> сопствених података</w:t>
      </w:r>
      <w:r w:rsidR="000D4D4A" w:rsidRPr="0050063B">
        <w:rPr>
          <w:lang w:val="sr-Cyrl-RS"/>
        </w:rPr>
        <w:t xml:space="preserve">, </w:t>
      </w:r>
      <w:r w:rsidR="000D4D4A">
        <w:rPr>
          <w:lang w:val="sr-Cyrl-RS"/>
        </w:rPr>
        <w:t>лозинке</w:t>
      </w:r>
      <w:r w:rsidR="00C32E78">
        <w:rPr>
          <w:lang w:val="sr-Cyrl-RS"/>
        </w:rPr>
        <w:t xml:space="preserve"> и </w:t>
      </w:r>
      <w:proofErr w:type="spellStart"/>
      <w:r w:rsidR="009D69C7">
        <w:rPr>
          <w:lang w:val="sr-Cyrl-RS"/>
        </w:rPr>
        <w:t>профилне</w:t>
      </w:r>
      <w:proofErr w:type="spellEnd"/>
      <w:r w:rsidR="009D69C7">
        <w:rPr>
          <w:lang w:val="sr-Cyrl-RS"/>
        </w:rPr>
        <w:t xml:space="preserve"> слике</w:t>
      </w:r>
      <w:r w:rsidR="00E701A7">
        <w:rPr>
          <w:lang w:val="sr-Cyrl-RS"/>
        </w:rPr>
        <w:t>.</w:t>
      </w:r>
    </w:p>
    <w:p w14:paraId="298986E1" w14:textId="6398A1C2" w:rsidR="00354C2F" w:rsidRPr="007F00F3" w:rsidRDefault="00354C2F" w:rsidP="006F38DF">
      <w:pPr>
        <w:pStyle w:val="ListParagraph"/>
        <w:numPr>
          <w:ilvl w:val="0"/>
          <w:numId w:val="50"/>
        </w:numPr>
        <w:rPr>
          <w:b/>
          <w:lang w:val="sr-Cyrl-RS"/>
        </w:rPr>
      </w:pPr>
      <w:proofErr w:type="spellStart"/>
      <w:r w:rsidRPr="007F00F3">
        <w:rPr>
          <w:b/>
          <w:lang w:val="sr-Cyrl-RS"/>
        </w:rPr>
        <w:t>Нерегистровани</w:t>
      </w:r>
      <w:proofErr w:type="spellEnd"/>
      <w:r w:rsidRPr="007F00F3">
        <w:rPr>
          <w:b/>
          <w:lang w:val="sr-Cyrl-RS"/>
        </w:rPr>
        <w:t xml:space="preserve"> корисник</w:t>
      </w:r>
      <w:r w:rsidR="00313047" w:rsidRPr="006F38DF">
        <w:rPr>
          <w:b/>
          <w:lang w:val="sr-Cyrl-RS"/>
        </w:rPr>
        <w:t xml:space="preserve"> </w:t>
      </w:r>
      <w:r w:rsidRPr="006F38DF">
        <w:rPr>
          <w:b/>
          <w:bCs/>
          <w:lang w:val="sr-Cyrl-RS"/>
        </w:rPr>
        <w:t>(</w:t>
      </w:r>
      <w:r w:rsidR="00313047" w:rsidRPr="006F38DF">
        <w:rPr>
          <w:b/>
          <w:bCs/>
          <w:lang w:val="sr-Cyrl-RS"/>
        </w:rPr>
        <w:t>г</w:t>
      </w:r>
      <w:r w:rsidR="007F00F3" w:rsidRPr="006F38DF">
        <w:rPr>
          <w:b/>
          <w:bCs/>
          <w:lang w:val="sr-Cyrl-RS"/>
        </w:rPr>
        <w:t>ост</w:t>
      </w:r>
      <w:r w:rsidRPr="007F00F3">
        <w:rPr>
          <w:b/>
          <w:bCs/>
          <w:lang w:val="sr-Cyrl-RS"/>
        </w:rPr>
        <w:t>)</w:t>
      </w:r>
    </w:p>
    <w:p w14:paraId="39BABC1B" w14:textId="140D13E5" w:rsidR="0060580E" w:rsidRDefault="008F1E5A" w:rsidP="007A400A">
      <w:pPr>
        <w:rPr>
          <w:lang w:val="sr-Cyrl-RS"/>
        </w:rPr>
      </w:pPr>
      <w:r>
        <w:rPr>
          <w:lang w:val="sr-Cyrl-RS"/>
        </w:rPr>
        <w:t xml:space="preserve">Гост може креирати своје </w:t>
      </w:r>
      <w:r w:rsidR="00ED725A">
        <w:rPr>
          <w:lang w:val="sr-Cyrl-RS"/>
        </w:rPr>
        <w:t>изворе података</w:t>
      </w:r>
      <w:r w:rsidR="00A37B86">
        <w:rPr>
          <w:lang w:val="sr-Cyrl-RS"/>
        </w:rPr>
        <w:t>, експерименте и моделе</w:t>
      </w:r>
      <w:r w:rsidR="004C1175">
        <w:rPr>
          <w:lang w:val="sr-Cyrl-RS"/>
        </w:rPr>
        <w:t xml:space="preserve"> </w:t>
      </w:r>
      <w:r w:rsidR="00BD4AC3">
        <w:rPr>
          <w:lang w:val="sr-Cyrl-RS"/>
        </w:rPr>
        <w:t>који</w:t>
      </w:r>
      <w:r w:rsidR="004C1175">
        <w:rPr>
          <w:lang w:val="sr-Cyrl-RS"/>
        </w:rPr>
        <w:t xml:space="preserve"> се бришу након 24 часа</w:t>
      </w:r>
      <w:r w:rsidR="00F31424">
        <w:rPr>
          <w:lang w:val="sr-Cyrl-RS"/>
        </w:rPr>
        <w:t xml:space="preserve">. </w:t>
      </w:r>
      <w:r w:rsidR="00013CC3">
        <w:rPr>
          <w:lang w:val="sr-Cyrl-RS"/>
        </w:rPr>
        <w:t>Такође</w:t>
      </w:r>
      <w:r w:rsidR="00BD4AC3">
        <w:rPr>
          <w:lang w:val="sr-Cyrl-RS"/>
        </w:rPr>
        <w:t>,</w:t>
      </w:r>
      <w:r w:rsidR="00013CC3">
        <w:rPr>
          <w:lang w:val="sr-Cyrl-RS"/>
        </w:rPr>
        <w:t xml:space="preserve"> с</w:t>
      </w:r>
      <w:r w:rsidR="00F31424">
        <w:rPr>
          <w:lang w:val="sr-Cyrl-RS"/>
        </w:rPr>
        <w:t xml:space="preserve">ви тренирани </w:t>
      </w:r>
      <w:r w:rsidR="00EC0129">
        <w:rPr>
          <w:lang w:val="sr-Cyrl-RS"/>
        </w:rPr>
        <w:t xml:space="preserve">модели </w:t>
      </w:r>
      <w:r w:rsidR="005B575B">
        <w:rPr>
          <w:lang w:val="sr-Cyrl-RS"/>
        </w:rPr>
        <w:t xml:space="preserve">неког госта </w:t>
      </w:r>
      <w:r w:rsidR="00EC0129">
        <w:rPr>
          <w:lang w:val="sr-Cyrl-RS"/>
        </w:rPr>
        <w:t xml:space="preserve">се </w:t>
      </w:r>
      <w:r w:rsidR="005B575B">
        <w:rPr>
          <w:lang w:val="sr-Cyrl-RS"/>
        </w:rPr>
        <w:t xml:space="preserve">бришу након </w:t>
      </w:r>
      <w:r w:rsidR="001248AC">
        <w:rPr>
          <w:lang w:val="sr-Cyrl-RS"/>
        </w:rPr>
        <w:t>ис</w:t>
      </w:r>
      <w:r w:rsidR="006A1402">
        <w:rPr>
          <w:lang w:val="sr-Cyrl-RS"/>
        </w:rPr>
        <w:t>тека тог периода.</w:t>
      </w:r>
    </w:p>
    <w:p w14:paraId="61B6AE39" w14:textId="14F297EB" w:rsidR="006E178C" w:rsidRPr="0050063B" w:rsidRDefault="005B575B" w:rsidP="007A400A">
      <w:pPr>
        <w:rPr>
          <w:lang w:val="sr-Cyrl-RS"/>
        </w:rPr>
      </w:pPr>
      <w:r>
        <w:rPr>
          <w:lang w:val="sr-Cyrl-RS"/>
        </w:rPr>
        <w:t xml:space="preserve"> </w:t>
      </w:r>
    </w:p>
    <w:p w14:paraId="51B306FB" w14:textId="3319E82D" w:rsidR="005136AD" w:rsidRPr="00391D62" w:rsidRDefault="005136AD" w:rsidP="007A400A">
      <w:pPr>
        <w:pStyle w:val="Heading2"/>
        <w:rPr>
          <w:lang w:val="sr-Cyrl-RS"/>
        </w:rPr>
      </w:pPr>
      <w:bookmarkStart w:id="33" w:name="_Toc215002214"/>
      <w:bookmarkStart w:id="34" w:name="_Toc101384021"/>
      <w:bookmarkStart w:id="35" w:name="_Toc101465947"/>
      <w:r w:rsidRPr="00391D62">
        <w:rPr>
          <w:lang w:val="sr-Cyrl-RS"/>
        </w:rPr>
        <w:t>Радно окружење</w:t>
      </w:r>
      <w:bookmarkEnd w:id="33"/>
      <w:bookmarkEnd w:id="34"/>
      <w:bookmarkEnd w:id="35"/>
    </w:p>
    <w:p w14:paraId="0E8E480B" w14:textId="77777777" w:rsidR="000021C1" w:rsidRPr="000021C1" w:rsidRDefault="000021C1" w:rsidP="000021C1">
      <w:pPr>
        <w:rPr>
          <w:lang w:val="sr-Cyrl-RS"/>
        </w:rPr>
      </w:pPr>
    </w:p>
    <w:p w14:paraId="64010A06" w14:textId="77777777" w:rsidR="00CD416B" w:rsidRDefault="00D60B47" w:rsidP="00DC1900">
      <w:pPr>
        <w:ind w:firstLine="576"/>
        <w:rPr>
          <w:lang w:val="sr-Cyrl-RS"/>
        </w:rPr>
      </w:pPr>
      <w:r>
        <w:rPr>
          <w:lang w:val="sr-Cyrl-RS"/>
        </w:rPr>
        <w:t xml:space="preserve">Комплетна апликација </w:t>
      </w:r>
      <w:r w:rsidR="000556BB">
        <w:rPr>
          <w:lang w:val="sr-Cyrl-RS"/>
        </w:rPr>
        <w:t>(</w:t>
      </w:r>
      <w:r w:rsidR="00B92E05">
        <w:rPr>
          <w:lang w:val="sr-Cyrl-RS"/>
        </w:rPr>
        <w:t>б</w:t>
      </w:r>
      <w:r w:rsidR="009B1ECF">
        <w:rPr>
          <w:lang w:val="sr-Cyrl-RS"/>
        </w:rPr>
        <w:t>аза</w:t>
      </w:r>
      <w:r w:rsidR="000556BB" w:rsidRPr="00C356B9">
        <w:rPr>
          <w:lang w:val="sr-Cyrl-RS"/>
        </w:rPr>
        <w:t>,</w:t>
      </w:r>
      <w:r w:rsidR="00337EA0" w:rsidRPr="00C356B9">
        <w:rPr>
          <w:lang w:val="sr-Cyrl-RS"/>
        </w:rPr>
        <w:t xml:space="preserve"> </w:t>
      </w:r>
      <w:proofErr w:type="spellStart"/>
      <w:r w:rsidR="00A1268F" w:rsidRPr="00A1268F">
        <w:rPr>
          <w:lang w:val="sr-Cyrl-RS"/>
        </w:rPr>
        <w:t>микросервис</w:t>
      </w:r>
      <w:proofErr w:type="spellEnd"/>
      <w:r w:rsidR="00A1268F" w:rsidRPr="00A1268F">
        <w:rPr>
          <w:lang w:val="sr-Cyrl-RS"/>
        </w:rPr>
        <w:t xml:space="preserve"> за машинско учење</w:t>
      </w:r>
      <w:r w:rsidR="00046B79" w:rsidRPr="00C356B9">
        <w:rPr>
          <w:lang w:val="sr-Cyrl-RS"/>
        </w:rPr>
        <w:t xml:space="preserve">, </w:t>
      </w:r>
      <w:r w:rsidR="000C0700" w:rsidRPr="004F1886">
        <w:rPr>
          <w:i/>
        </w:rPr>
        <w:t>backend</w:t>
      </w:r>
      <w:r w:rsidR="000C0700" w:rsidRPr="00C356B9">
        <w:rPr>
          <w:lang w:val="sr-Cyrl-RS"/>
        </w:rPr>
        <w:t xml:space="preserve"> </w:t>
      </w:r>
      <w:r w:rsidR="004F1886">
        <w:rPr>
          <w:lang w:val="sr-Cyrl-RS"/>
        </w:rPr>
        <w:t>и</w:t>
      </w:r>
      <w:r w:rsidR="00046B79" w:rsidRPr="00C356B9">
        <w:rPr>
          <w:lang w:val="sr-Cyrl-RS"/>
        </w:rPr>
        <w:t xml:space="preserve"> </w:t>
      </w:r>
      <w:r w:rsidR="00053365" w:rsidRPr="004F1886">
        <w:rPr>
          <w:i/>
        </w:rPr>
        <w:t>f</w:t>
      </w:r>
      <w:r w:rsidR="002B4FB9" w:rsidRPr="004F1886">
        <w:rPr>
          <w:i/>
        </w:rPr>
        <w:t>rontend</w:t>
      </w:r>
      <w:r w:rsidR="000556BB">
        <w:rPr>
          <w:lang w:val="sr-Cyrl-RS"/>
        </w:rPr>
        <w:t>)</w:t>
      </w:r>
      <w:r>
        <w:rPr>
          <w:lang w:val="sr-Cyrl-RS"/>
        </w:rPr>
        <w:t xml:space="preserve"> је покренут</w:t>
      </w:r>
      <w:r w:rsidR="00722964">
        <w:rPr>
          <w:lang w:val="sr-Cyrl-RS"/>
        </w:rPr>
        <w:t xml:space="preserve">а на </w:t>
      </w:r>
      <w:hyperlink r:id="rId21">
        <w:r w:rsidR="4F779ABC" w:rsidRPr="1D99C927">
          <w:rPr>
            <w:rStyle w:val="Hyperlink"/>
            <w:lang w:val="sr-Cyrl-RS"/>
          </w:rPr>
          <w:t>softeng.pmf.kg.ac.rs/</w:t>
        </w:r>
      </w:hyperlink>
      <w:r w:rsidR="00B11C88">
        <w:rPr>
          <w:lang w:val="sr-Cyrl-RS"/>
        </w:rPr>
        <w:t xml:space="preserve"> </w:t>
      </w:r>
      <w:proofErr w:type="spellStart"/>
      <w:r w:rsidR="005821B2">
        <w:rPr>
          <w:lang w:val="sr-Cyrl-RS"/>
        </w:rPr>
        <w:t>Убунту</w:t>
      </w:r>
      <w:proofErr w:type="spellEnd"/>
      <w:r w:rsidR="005821B2">
        <w:rPr>
          <w:lang w:val="sr-Cyrl-RS"/>
        </w:rPr>
        <w:t xml:space="preserve"> </w:t>
      </w:r>
      <w:r w:rsidR="004A2CF2">
        <w:rPr>
          <w:lang w:val="sr-Cyrl-RS"/>
        </w:rPr>
        <w:t>оперативном систему.</w:t>
      </w:r>
      <w:r w:rsidR="00491E8F">
        <w:rPr>
          <w:lang w:val="sr-Cyrl-RS"/>
        </w:rPr>
        <w:t xml:space="preserve"> </w:t>
      </w:r>
      <w:r w:rsidR="00A1268F">
        <w:rPr>
          <w:lang w:val="sr-Cyrl-RS"/>
        </w:rPr>
        <w:t>Сервер</w:t>
      </w:r>
      <w:r w:rsidR="00491E8F">
        <w:rPr>
          <w:lang w:val="sr-Cyrl-RS"/>
        </w:rPr>
        <w:t xml:space="preserve"> </w:t>
      </w:r>
      <w:hyperlink r:id="rId22">
        <w:r w:rsidR="5ACEB0F5" w:rsidRPr="1D99C927">
          <w:rPr>
            <w:rStyle w:val="Hyperlink"/>
            <w:lang w:val="sr-Cyrl-RS"/>
          </w:rPr>
          <w:t>softeng.pmf.kg.ac.rs/</w:t>
        </w:r>
      </w:hyperlink>
      <w:r w:rsidR="00AC6AF9">
        <w:t xml:space="preserve"> </w:t>
      </w:r>
      <w:r w:rsidR="00A1268F">
        <w:rPr>
          <w:lang w:val="sr-Cyrl-RS"/>
        </w:rPr>
        <w:t>представља</w:t>
      </w:r>
      <w:r w:rsidR="00AC6AF9">
        <w:rPr>
          <w:lang w:val="sr-Cyrl-RS"/>
        </w:rPr>
        <w:t xml:space="preserve"> сервер</w:t>
      </w:r>
      <w:r w:rsidR="00E94DF2">
        <w:rPr>
          <w:lang w:val="sr-Cyrl-RS"/>
        </w:rPr>
        <w:t xml:space="preserve"> на Природно-математичком факултету у Крагујевцу</w:t>
      </w:r>
      <w:r w:rsidR="0072628E">
        <w:rPr>
          <w:lang w:val="sr-Cyrl-RS"/>
        </w:rPr>
        <w:t xml:space="preserve">. </w:t>
      </w:r>
    </w:p>
    <w:p w14:paraId="6138AB2F" w14:textId="6AD76315" w:rsidR="00A67DF3" w:rsidRDefault="0072628E" w:rsidP="00CD416B">
      <w:pPr>
        <w:rPr>
          <w:lang w:val="sr-Cyrl-RS"/>
        </w:rPr>
      </w:pPr>
      <w:r>
        <w:rPr>
          <w:lang w:val="sr-Cyrl-RS"/>
        </w:rPr>
        <w:t>Корисници могу да користе апликациј</w:t>
      </w:r>
      <w:r w:rsidR="00D314E2">
        <w:rPr>
          <w:lang w:val="sr-Cyrl-RS"/>
        </w:rPr>
        <w:t>у</w:t>
      </w:r>
      <w:r>
        <w:rPr>
          <w:lang w:val="sr-Cyrl-RS"/>
        </w:rPr>
        <w:t xml:space="preserve"> на својим </w:t>
      </w:r>
      <w:r w:rsidR="00D314E2">
        <w:rPr>
          <w:lang w:val="sr-Cyrl-RS"/>
        </w:rPr>
        <w:t>ра</w:t>
      </w:r>
      <w:r w:rsidR="00112529">
        <w:rPr>
          <w:lang w:val="sr-Cyrl-RS"/>
        </w:rPr>
        <w:t>чунарима</w:t>
      </w:r>
      <w:r w:rsidR="00EB0315">
        <w:rPr>
          <w:lang w:val="sr-Cyrl-RS"/>
        </w:rPr>
        <w:t>.</w:t>
      </w:r>
    </w:p>
    <w:p w14:paraId="1D7BD088" w14:textId="77777777" w:rsidR="00D516CB" w:rsidRPr="000021C1" w:rsidRDefault="00D516CB" w:rsidP="000021C1">
      <w:pPr>
        <w:rPr>
          <w:lang w:val="sr-Cyrl-RS"/>
        </w:rPr>
      </w:pPr>
    </w:p>
    <w:p w14:paraId="2A36711F" w14:textId="0219FDAF" w:rsidR="005136AD" w:rsidRPr="00391D62" w:rsidRDefault="00167BC1" w:rsidP="007A400A">
      <w:pPr>
        <w:pStyle w:val="Heading2"/>
        <w:rPr>
          <w:lang w:val="sr-Cyrl-RS"/>
        </w:rPr>
      </w:pPr>
      <w:bookmarkStart w:id="36" w:name="_Toc923550501"/>
      <w:bookmarkStart w:id="37" w:name="_Toc101384022"/>
      <w:bookmarkStart w:id="38" w:name="_Toc101465948"/>
      <w:r w:rsidRPr="00391D62">
        <w:rPr>
          <w:lang w:val="sr-Cyrl-RS"/>
        </w:rPr>
        <w:t xml:space="preserve">Ограничења </w:t>
      </w:r>
      <w:r w:rsidR="006A649B" w:rsidRPr="00391D62">
        <w:rPr>
          <w:lang w:val="sr-Cyrl-RS"/>
        </w:rPr>
        <w:t>дизајна и имплементације</w:t>
      </w:r>
      <w:bookmarkEnd w:id="36"/>
      <w:bookmarkEnd w:id="37"/>
      <w:bookmarkEnd w:id="38"/>
    </w:p>
    <w:p w14:paraId="351F5562" w14:textId="74A0CB56" w:rsidR="00721051" w:rsidRDefault="00721051" w:rsidP="00721051">
      <w:pPr>
        <w:rPr>
          <w:lang w:val="sr-Cyrl-RS"/>
        </w:rPr>
      </w:pPr>
    </w:p>
    <w:p w14:paraId="563C566D" w14:textId="44E54E06" w:rsidR="00D143CC" w:rsidRDefault="00E7737B" w:rsidP="00D143CC">
      <w:pPr>
        <w:ind w:firstLine="576"/>
        <w:rPr>
          <w:iCs/>
          <w:lang w:val="sr-Cyrl-RS"/>
        </w:rPr>
      </w:pPr>
      <w:r>
        <w:rPr>
          <w:lang w:val="sr-Cyrl-RS"/>
        </w:rPr>
        <w:t xml:space="preserve">За развијање </w:t>
      </w:r>
      <w:r w:rsidR="00A83EDF">
        <w:rPr>
          <w:lang w:val="sr-Cyrl-RS"/>
        </w:rPr>
        <w:t>клијентског</w:t>
      </w:r>
      <w:r>
        <w:rPr>
          <w:lang w:val="sr-Cyrl-RS"/>
        </w:rPr>
        <w:t xml:space="preserve"> дела апликације </w:t>
      </w:r>
      <w:r w:rsidR="006F7E73">
        <w:rPr>
          <w:lang w:val="sr-Cyrl-RS"/>
        </w:rPr>
        <w:t>кори</w:t>
      </w:r>
      <w:r w:rsidR="003A51EC">
        <w:rPr>
          <w:lang w:val="sr-Cyrl-RS"/>
        </w:rPr>
        <w:t>шћен</w:t>
      </w:r>
      <w:r w:rsidR="1893DE37" w:rsidRPr="32554A58">
        <w:rPr>
          <w:lang w:val="sr-Cyrl-RS"/>
        </w:rPr>
        <w:t xml:space="preserve"> је</w:t>
      </w:r>
      <w:r w:rsidR="002E7E36">
        <w:rPr>
          <w:lang w:val="sr-Cyrl-RS"/>
        </w:rPr>
        <w:t xml:space="preserve"> </w:t>
      </w:r>
      <w:r w:rsidR="00D9197E" w:rsidRPr="00274980">
        <w:rPr>
          <w:i/>
          <w:iCs/>
        </w:rPr>
        <w:t>Angular</w:t>
      </w:r>
      <w:r w:rsidR="002E7E36">
        <w:rPr>
          <w:lang w:val="sr-Cyrl-RS"/>
        </w:rPr>
        <w:t xml:space="preserve"> 13 </w:t>
      </w:r>
      <w:r w:rsidR="004957D8">
        <w:rPr>
          <w:lang w:val="sr-Cyrl-RS"/>
        </w:rPr>
        <w:t xml:space="preserve">заснован на </w:t>
      </w:r>
      <w:r w:rsidR="004957D8">
        <w:t>TypeScript</w:t>
      </w:r>
      <w:r w:rsidR="004957D8" w:rsidRPr="007A4277">
        <w:rPr>
          <w:lang w:val="sr-Cyrl-RS"/>
        </w:rPr>
        <w:t>-</w:t>
      </w:r>
      <w:r w:rsidR="004957D8">
        <w:rPr>
          <w:lang w:val="sr-Cyrl-RS"/>
        </w:rPr>
        <w:t>у</w:t>
      </w:r>
      <w:r w:rsidR="00D46A11">
        <w:rPr>
          <w:lang w:val="sr-Cyrl-RS"/>
        </w:rPr>
        <w:t>.</w:t>
      </w:r>
      <w:r w:rsidR="00AE0CBF">
        <w:rPr>
          <w:iCs/>
          <w:lang w:val="sr-Cyrl-RS"/>
        </w:rPr>
        <w:t xml:space="preserve"> </w:t>
      </w:r>
      <w:r w:rsidR="00330F67">
        <w:rPr>
          <w:iCs/>
          <w:lang w:val="sr-Cyrl-RS"/>
        </w:rPr>
        <w:t>С</w:t>
      </w:r>
      <w:r w:rsidR="00AE0CBF">
        <w:rPr>
          <w:iCs/>
          <w:lang w:val="sr-Cyrl-RS"/>
        </w:rPr>
        <w:t xml:space="preserve">ерверски део </w:t>
      </w:r>
      <w:r w:rsidR="001160AB">
        <w:rPr>
          <w:iCs/>
          <w:lang w:val="sr-Cyrl-RS"/>
        </w:rPr>
        <w:t xml:space="preserve">апликације </w:t>
      </w:r>
      <w:r w:rsidR="00000334">
        <w:rPr>
          <w:iCs/>
          <w:lang w:val="sr-Cyrl-RS"/>
        </w:rPr>
        <w:t>је разви</w:t>
      </w:r>
      <w:r w:rsidR="00294E8F">
        <w:rPr>
          <w:iCs/>
          <w:lang w:val="sr-Cyrl-RS"/>
        </w:rPr>
        <w:t>ј</w:t>
      </w:r>
      <w:r w:rsidR="00000334">
        <w:rPr>
          <w:iCs/>
          <w:lang w:val="sr-Cyrl-RS"/>
        </w:rPr>
        <w:t xml:space="preserve">ен </w:t>
      </w:r>
      <w:r w:rsidR="00263AB0">
        <w:rPr>
          <w:iCs/>
          <w:lang w:val="sr-Cyrl-RS"/>
        </w:rPr>
        <w:t xml:space="preserve">у </w:t>
      </w:r>
      <w:r w:rsidR="00263AB0" w:rsidRPr="00D42EF0">
        <w:rPr>
          <w:i/>
          <w:lang w:val="sr-Cyrl-RS"/>
        </w:rPr>
        <w:t>.</w:t>
      </w:r>
      <w:r w:rsidR="00A2428B" w:rsidRPr="00D42EF0">
        <w:rPr>
          <w:i/>
        </w:rPr>
        <w:t>Net</w:t>
      </w:r>
      <w:r w:rsidR="00263AB0">
        <w:rPr>
          <w:iCs/>
          <w:lang w:val="sr-Cyrl-RS"/>
        </w:rPr>
        <w:t xml:space="preserve"> 6</w:t>
      </w:r>
      <w:r w:rsidR="00A2428B">
        <w:rPr>
          <w:iCs/>
          <w:lang w:val="sr-Cyrl-RS"/>
        </w:rPr>
        <w:t xml:space="preserve"> и </w:t>
      </w:r>
      <w:r w:rsidR="00A2428B" w:rsidRPr="00D42EF0">
        <w:rPr>
          <w:i/>
        </w:rPr>
        <w:t>Python</w:t>
      </w:r>
      <w:r w:rsidR="00AB2172">
        <w:rPr>
          <w:i/>
          <w:lang w:val="sr-Cyrl-RS"/>
        </w:rPr>
        <w:t>-</w:t>
      </w:r>
      <w:r w:rsidR="00F72459">
        <w:rPr>
          <w:iCs/>
          <w:lang w:val="sr-Cyrl-RS"/>
        </w:rPr>
        <w:t>у</w:t>
      </w:r>
      <w:r w:rsidR="00571A0E" w:rsidRPr="00646323">
        <w:rPr>
          <w:i/>
          <w:lang w:val="sr-Cyrl-RS"/>
        </w:rPr>
        <w:t>.</w:t>
      </w:r>
      <w:r w:rsidR="00C27413">
        <w:rPr>
          <w:i/>
          <w:lang w:val="sr-Cyrl-RS"/>
        </w:rPr>
        <w:t xml:space="preserve"> </w:t>
      </w:r>
      <w:r w:rsidR="001F1A99" w:rsidRPr="001160AB">
        <w:rPr>
          <w:i/>
        </w:rPr>
        <w:t>MongoDB</w:t>
      </w:r>
      <w:r w:rsidR="00C27413">
        <w:rPr>
          <w:iCs/>
          <w:lang w:val="sr-Cyrl-RS"/>
        </w:rPr>
        <w:t xml:space="preserve"> </w:t>
      </w:r>
      <w:r w:rsidR="005D7922">
        <w:rPr>
          <w:iCs/>
          <w:lang w:val="sr-Cyrl-RS"/>
        </w:rPr>
        <w:t>је база која је коришћена</w:t>
      </w:r>
      <w:r w:rsidR="00143798">
        <w:rPr>
          <w:iCs/>
          <w:lang w:val="sr-Cyrl-RS"/>
        </w:rPr>
        <w:t xml:space="preserve"> </w:t>
      </w:r>
      <w:r w:rsidR="00EE5F10">
        <w:rPr>
          <w:iCs/>
          <w:lang w:val="sr-Cyrl-RS"/>
        </w:rPr>
        <w:t>за</w:t>
      </w:r>
      <w:r w:rsidR="00143798">
        <w:rPr>
          <w:iCs/>
          <w:lang w:val="sr-Cyrl-RS"/>
        </w:rPr>
        <w:t xml:space="preserve"> складиштење </w:t>
      </w:r>
      <w:r w:rsidR="007652D2">
        <w:rPr>
          <w:iCs/>
          <w:lang w:val="sr-Cyrl-RS"/>
        </w:rPr>
        <w:t>свих података.</w:t>
      </w:r>
    </w:p>
    <w:p w14:paraId="77B8455E" w14:textId="667CB7FB" w:rsidR="00721051" w:rsidRPr="007D6E30" w:rsidRDefault="00FC0ABA" w:rsidP="3A2B7230">
      <w:pPr>
        <w:rPr>
          <w:lang w:val="sr-Cyrl-RS"/>
        </w:rPr>
      </w:pPr>
      <w:r>
        <w:rPr>
          <w:iCs/>
          <w:lang w:val="sr-Cyrl-RS"/>
        </w:rPr>
        <w:t>Комуникација изме</w:t>
      </w:r>
      <w:r w:rsidR="005D593A">
        <w:rPr>
          <w:iCs/>
          <w:lang w:val="sr-Cyrl-RS"/>
        </w:rPr>
        <w:t xml:space="preserve">ђу </w:t>
      </w:r>
      <w:r w:rsidR="007072A0">
        <w:rPr>
          <w:lang w:val="sr-Cyrl-RS"/>
        </w:rPr>
        <w:t>клијентског</w:t>
      </w:r>
      <w:r w:rsidR="00F13FE6">
        <w:rPr>
          <w:iCs/>
          <w:lang w:val="sr-Cyrl-RS"/>
        </w:rPr>
        <w:t xml:space="preserve"> дела апликације </w:t>
      </w:r>
      <w:r w:rsidR="00616424">
        <w:rPr>
          <w:iCs/>
          <w:lang w:val="sr-Cyrl-RS"/>
        </w:rPr>
        <w:t xml:space="preserve">и сервера </w:t>
      </w:r>
      <w:r w:rsidR="00F13FE6">
        <w:rPr>
          <w:iCs/>
          <w:lang w:val="sr-Cyrl-RS"/>
        </w:rPr>
        <w:t xml:space="preserve">обавља </w:t>
      </w:r>
      <w:r w:rsidR="00A922BB">
        <w:rPr>
          <w:iCs/>
          <w:lang w:val="sr-Cyrl-RS"/>
        </w:rPr>
        <w:t xml:space="preserve">се </w:t>
      </w:r>
      <w:r w:rsidR="00F13FE6">
        <w:rPr>
          <w:iCs/>
          <w:lang w:val="sr-Cyrl-RS"/>
        </w:rPr>
        <w:t xml:space="preserve">путем </w:t>
      </w:r>
      <w:r w:rsidR="007611BC" w:rsidRPr="00D143CC">
        <w:rPr>
          <w:i/>
        </w:rPr>
        <w:t>HTTP</w:t>
      </w:r>
      <w:r w:rsidR="007611BC" w:rsidRPr="007A4277">
        <w:rPr>
          <w:lang w:val="sr-Cyrl-RS"/>
        </w:rPr>
        <w:t xml:space="preserve"> </w:t>
      </w:r>
      <w:r w:rsidR="007611BC">
        <w:rPr>
          <w:iCs/>
          <w:lang w:val="sr-Cyrl-RS"/>
        </w:rPr>
        <w:t>протокола</w:t>
      </w:r>
      <w:r w:rsidR="00616424">
        <w:rPr>
          <w:iCs/>
          <w:lang w:val="sr-Cyrl-RS"/>
        </w:rPr>
        <w:t>.</w:t>
      </w:r>
    </w:p>
    <w:p w14:paraId="345E558F" w14:textId="77777777" w:rsidR="00D143CC" w:rsidRDefault="00D143CC" w:rsidP="00D143CC">
      <w:pPr>
        <w:pStyle w:val="Heading2"/>
        <w:numPr>
          <w:ilvl w:val="0"/>
          <w:numId w:val="0"/>
        </w:numPr>
        <w:ind w:left="576"/>
        <w:rPr>
          <w:lang w:val="sr-Cyrl-RS"/>
        </w:rPr>
      </w:pPr>
      <w:bookmarkStart w:id="39" w:name="_Toc1992943532"/>
      <w:bookmarkStart w:id="40" w:name="_Toc101384023"/>
    </w:p>
    <w:p w14:paraId="39E98B57" w14:textId="77777777" w:rsidR="00D143CC" w:rsidRPr="00D143CC" w:rsidRDefault="00D143CC" w:rsidP="00D143CC">
      <w:pPr>
        <w:rPr>
          <w:lang w:val="sr-Cyrl-RS"/>
        </w:rPr>
      </w:pPr>
    </w:p>
    <w:p w14:paraId="72383373" w14:textId="63CC6C29" w:rsidR="006A649B" w:rsidRPr="00391D62" w:rsidRDefault="00523E22" w:rsidP="007A400A">
      <w:pPr>
        <w:pStyle w:val="Heading2"/>
        <w:rPr>
          <w:lang w:val="sr-Cyrl-RS"/>
        </w:rPr>
      </w:pPr>
      <w:bookmarkStart w:id="41" w:name="_Toc101465949"/>
      <w:r w:rsidRPr="00391D62">
        <w:rPr>
          <w:lang w:val="sr-Cyrl-RS"/>
        </w:rPr>
        <w:lastRenderedPageBreak/>
        <w:t>Корисничка документација</w:t>
      </w:r>
      <w:bookmarkEnd w:id="39"/>
      <w:bookmarkEnd w:id="40"/>
      <w:bookmarkEnd w:id="41"/>
    </w:p>
    <w:p w14:paraId="18761DA1" w14:textId="77777777" w:rsidR="00973CC2" w:rsidRPr="00973CC2" w:rsidRDefault="00973CC2" w:rsidP="00973CC2">
      <w:pPr>
        <w:rPr>
          <w:lang w:val="sr-Cyrl-RS"/>
        </w:rPr>
      </w:pPr>
    </w:p>
    <w:p w14:paraId="3ED674B1" w14:textId="0D23CA56" w:rsidR="00C1044B" w:rsidRDefault="00FC2855" w:rsidP="00C1044B">
      <w:pPr>
        <w:rPr>
          <w:lang w:val="sr-Cyrl-RS"/>
        </w:rPr>
      </w:pPr>
      <w:r>
        <w:rPr>
          <w:lang w:val="sr-Cyrl-RS"/>
        </w:rPr>
        <w:t>Приликом регистрације корисника</w:t>
      </w:r>
      <w:r w:rsidR="004466A9">
        <w:rPr>
          <w:lang w:val="sr-Cyrl-RS"/>
        </w:rPr>
        <w:t>, сваком кориснику ће се доставити упутс</w:t>
      </w:r>
      <w:r w:rsidR="00C206E1">
        <w:rPr>
          <w:lang w:val="sr-Cyrl-RS"/>
        </w:rPr>
        <w:t>т</w:t>
      </w:r>
      <w:r w:rsidR="004466A9">
        <w:rPr>
          <w:lang w:val="sr-Cyrl-RS"/>
        </w:rPr>
        <w:t xml:space="preserve">во </w:t>
      </w:r>
      <w:r w:rsidR="00D731BD">
        <w:rPr>
          <w:lang w:val="sr-Cyrl-RS"/>
        </w:rPr>
        <w:t>за кориш</w:t>
      </w:r>
      <w:r w:rsidR="0056196F">
        <w:rPr>
          <w:lang w:val="sr-Cyrl-RS"/>
        </w:rPr>
        <w:t xml:space="preserve">ћење </w:t>
      </w:r>
      <w:r>
        <w:rPr>
          <w:lang w:val="sr-Cyrl-RS"/>
        </w:rPr>
        <w:t>у имеј</w:t>
      </w:r>
      <w:r w:rsidR="00C206E1">
        <w:rPr>
          <w:lang w:val="sr-Cyrl-RS"/>
        </w:rPr>
        <w:t>л</w:t>
      </w:r>
      <w:r>
        <w:rPr>
          <w:lang w:val="sr-Cyrl-RS"/>
        </w:rPr>
        <w:t xml:space="preserve"> форми</w:t>
      </w:r>
      <w:r w:rsidR="00931536">
        <w:rPr>
          <w:lang w:val="sr-Cyrl-RS"/>
        </w:rPr>
        <w:t>.</w:t>
      </w:r>
    </w:p>
    <w:p w14:paraId="33217A73" w14:textId="77777777" w:rsidR="00C206E1" w:rsidRPr="00C1044B" w:rsidRDefault="00C206E1" w:rsidP="00C1044B">
      <w:pPr>
        <w:rPr>
          <w:lang w:val="sr-Cyrl-RS"/>
        </w:rPr>
      </w:pPr>
    </w:p>
    <w:p w14:paraId="6388F6AA" w14:textId="1543E051" w:rsidR="004218B2" w:rsidRDefault="004218B2" w:rsidP="007A400A">
      <w:pPr>
        <w:pStyle w:val="Heading2"/>
        <w:rPr>
          <w:lang w:val="sr-Cyrl-RS"/>
        </w:rPr>
      </w:pPr>
      <w:bookmarkStart w:id="42" w:name="_Toc1851970169"/>
      <w:bookmarkStart w:id="43" w:name="_Toc101465950"/>
      <w:r w:rsidRPr="00391D62">
        <w:rPr>
          <w:lang w:val="sr-Cyrl-RS"/>
        </w:rPr>
        <w:t xml:space="preserve">Претпоставке и </w:t>
      </w:r>
      <w:r w:rsidR="005B7772" w:rsidRPr="00391D62">
        <w:rPr>
          <w:lang w:val="sr-Cyrl-RS"/>
        </w:rPr>
        <w:t>зависности</w:t>
      </w:r>
      <w:bookmarkEnd w:id="42"/>
      <w:bookmarkEnd w:id="43"/>
    </w:p>
    <w:p w14:paraId="074CF7A1" w14:textId="77777777" w:rsidR="00B6497C" w:rsidRDefault="00B6497C" w:rsidP="00B6497C">
      <w:pPr>
        <w:rPr>
          <w:lang w:val="sr-Cyrl-RS"/>
        </w:rPr>
      </w:pPr>
    </w:p>
    <w:p w14:paraId="47A474C5" w14:textId="25067EB9" w:rsidR="00B6497C" w:rsidRPr="00B6497C" w:rsidRDefault="00B6497C" w:rsidP="00B6497C">
      <w:pPr>
        <w:rPr>
          <w:lang w:val="sr-Cyrl-RS"/>
        </w:rPr>
      </w:pPr>
      <w:r>
        <w:rPr>
          <w:lang w:val="sr-Cyrl-RS"/>
        </w:rPr>
        <w:t>Прет</w:t>
      </w:r>
      <w:r w:rsidR="00296125">
        <w:rPr>
          <w:lang w:val="sr-Cyrl-RS"/>
        </w:rPr>
        <w:t>п</w:t>
      </w:r>
      <w:r>
        <w:rPr>
          <w:lang w:val="sr-Cyrl-RS"/>
        </w:rPr>
        <w:t xml:space="preserve">оставља се да </w:t>
      </w:r>
      <w:r w:rsidR="002B6F17">
        <w:rPr>
          <w:lang w:val="sr-Cyrl-RS"/>
        </w:rPr>
        <w:t xml:space="preserve">корисник апликације има приступ </w:t>
      </w:r>
      <w:r w:rsidR="008A4E12">
        <w:rPr>
          <w:lang w:val="sr-Cyrl-RS"/>
        </w:rPr>
        <w:t xml:space="preserve">рачунару са </w:t>
      </w:r>
      <w:r w:rsidR="00095EA4">
        <w:rPr>
          <w:lang w:val="sr-Cyrl-RS"/>
        </w:rPr>
        <w:t xml:space="preserve">стабилном </w:t>
      </w:r>
      <w:r w:rsidR="008A4E12">
        <w:rPr>
          <w:lang w:val="sr-Cyrl-RS"/>
        </w:rPr>
        <w:t>интернет конекцијом</w:t>
      </w:r>
      <w:r w:rsidR="00142571">
        <w:rPr>
          <w:lang w:val="sr-Cyrl-RS"/>
        </w:rPr>
        <w:t>.</w:t>
      </w:r>
    </w:p>
    <w:p w14:paraId="2DAC042E" w14:textId="32ED3AC5" w:rsidR="00A83322" w:rsidRDefault="00763951" w:rsidP="0B36FAB0">
      <w:pPr>
        <w:rPr>
          <w:lang w:val="sr-Cyrl-RS"/>
        </w:rPr>
      </w:pPr>
      <w:r>
        <w:rPr>
          <w:lang w:val="sr-Cyrl-RS"/>
        </w:rPr>
        <w:t>Апликација се налази на серверу</w:t>
      </w:r>
      <w:r w:rsidR="00910E01">
        <w:rPr>
          <w:lang w:val="sr-Cyrl-RS"/>
        </w:rPr>
        <w:t xml:space="preserve"> </w:t>
      </w:r>
      <w:hyperlink r:id="rId23">
        <w:r w:rsidR="00987218" w:rsidRPr="624A9F6B">
          <w:rPr>
            <w:rStyle w:val="Hyperlink"/>
            <w:lang w:val="sr-Cyrl-RS"/>
          </w:rPr>
          <w:t>softeng.pmf.kg.ac.rs/</w:t>
        </w:r>
      </w:hyperlink>
      <w:r w:rsidR="00351D1C" w:rsidRPr="00CD4526">
        <w:rPr>
          <w:rStyle w:val="Hyperlink"/>
          <w:lang w:val="sr-Cyrl-RS"/>
        </w:rPr>
        <w:t xml:space="preserve"> </w:t>
      </w:r>
      <w:r w:rsidR="009C4682">
        <w:rPr>
          <w:lang w:val="sr-Cyrl-RS"/>
        </w:rPr>
        <w:t xml:space="preserve"> и </w:t>
      </w:r>
      <w:r w:rsidR="0071669E">
        <w:rPr>
          <w:lang w:val="sr-Cyrl-RS"/>
        </w:rPr>
        <w:t>на њему је потребно инсталирати</w:t>
      </w:r>
      <w:r w:rsidR="283EFFA6" w:rsidRPr="0B36FAB0">
        <w:rPr>
          <w:lang w:val="sr-Cyrl-RS"/>
        </w:rPr>
        <w:t xml:space="preserve">: </w:t>
      </w:r>
    </w:p>
    <w:p w14:paraId="285DEF64" w14:textId="3788BEE4" w:rsidR="00A83322" w:rsidRPr="009D31D9" w:rsidRDefault="00446330" w:rsidP="00133228">
      <w:pPr>
        <w:pStyle w:val="ListParagraph"/>
        <w:numPr>
          <w:ilvl w:val="0"/>
          <w:numId w:val="9"/>
        </w:numPr>
        <w:rPr>
          <w:rFonts w:eastAsiaTheme="minorEastAsia" w:cstheme="minorHAnsi"/>
          <w:i/>
          <w:lang w:val="sr-Cyrl-RS"/>
        </w:rPr>
      </w:pPr>
      <w:r w:rsidRPr="009D31D9">
        <w:rPr>
          <w:rFonts w:cstheme="minorHAnsi"/>
          <w:i/>
        </w:rPr>
        <w:t>Node</w:t>
      </w:r>
      <w:r w:rsidRPr="009D31D9">
        <w:rPr>
          <w:rFonts w:cstheme="minorHAnsi"/>
          <w:lang w:val="sr-Cyrl-RS"/>
        </w:rPr>
        <w:t>.</w:t>
      </w:r>
      <w:proofErr w:type="spellStart"/>
      <w:r w:rsidRPr="009D31D9">
        <w:rPr>
          <w:rFonts w:cstheme="minorHAnsi"/>
          <w:i/>
        </w:rPr>
        <w:t>js</w:t>
      </w:r>
      <w:proofErr w:type="spellEnd"/>
      <w:r w:rsidR="001E765B" w:rsidRPr="009D31D9">
        <w:rPr>
          <w:rFonts w:cstheme="minorHAnsi"/>
          <w:lang w:val="sr-Cyrl-RS"/>
        </w:rPr>
        <w:t xml:space="preserve"> 16</w:t>
      </w:r>
    </w:p>
    <w:p w14:paraId="6A001654" w14:textId="7777DE3D" w:rsidR="00A83322" w:rsidRPr="009D31D9" w:rsidRDefault="00446330" w:rsidP="00133228">
      <w:pPr>
        <w:pStyle w:val="ListParagraph"/>
        <w:numPr>
          <w:ilvl w:val="0"/>
          <w:numId w:val="9"/>
        </w:numPr>
        <w:rPr>
          <w:rFonts w:cstheme="minorHAnsi"/>
          <w:i/>
          <w:lang w:val="sr-Cyrl-RS"/>
        </w:rPr>
      </w:pPr>
      <w:r w:rsidRPr="009D31D9">
        <w:rPr>
          <w:rFonts w:cstheme="minorHAnsi"/>
          <w:i/>
        </w:rPr>
        <w:t>Angular</w:t>
      </w:r>
      <w:r w:rsidRPr="009D31D9">
        <w:rPr>
          <w:rFonts w:cstheme="minorHAnsi"/>
          <w:lang w:val="sr-Cyrl-RS"/>
        </w:rPr>
        <w:t xml:space="preserve"> </w:t>
      </w:r>
      <w:r w:rsidR="00B8269F" w:rsidRPr="009D31D9">
        <w:rPr>
          <w:rFonts w:cstheme="minorHAnsi"/>
          <w:lang w:val="sr-Cyrl-RS"/>
        </w:rPr>
        <w:t>13</w:t>
      </w:r>
      <w:r w:rsidR="5C6BE0D3" w:rsidRPr="009D31D9">
        <w:rPr>
          <w:rFonts w:cstheme="minorHAnsi"/>
          <w:lang w:val="sr-Cyrl-RS"/>
        </w:rPr>
        <w:t xml:space="preserve"> </w:t>
      </w:r>
    </w:p>
    <w:p w14:paraId="45DCE295" w14:textId="0BD39AD1" w:rsidR="00A83322" w:rsidRPr="009D31D9" w:rsidRDefault="00931801" w:rsidP="00133228">
      <w:pPr>
        <w:pStyle w:val="ListParagraph"/>
        <w:numPr>
          <w:ilvl w:val="0"/>
          <w:numId w:val="9"/>
        </w:numPr>
        <w:rPr>
          <w:rFonts w:cstheme="minorHAnsi"/>
          <w:i/>
          <w:lang w:val="sr-Cyrl-RS"/>
        </w:rPr>
      </w:pPr>
      <w:r w:rsidRPr="009D31D9">
        <w:rPr>
          <w:rFonts w:eastAsia="Times New Roman" w:cstheme="minorHAnsi"/>
          <w:i/>
        </w:rPr>
        <w:t>Package</w:t>
      </w:r>
      <w:r w:rsidRPr="009D31D9">
        <w:rPr>
          <w:rFonts w:eastAsia="Times New Roman" w:cstheme="minorHAnsi"/>
          <w:lang w:val="sr-Cyrl-RS"/>
        </w:rPr>
        <w:t xml:space="preserve"> </w:t>
      </w:r>
      <w:r w:rsidRPr="009D31D9">
        <w:rPr>
          <w:rFonts w:eastAsia="Times New Roman" w:cstheme="minorHAnsi"/>
          <w:i/>
        </w:rPr>
        <w:t>Manager</w:t>
      </w:r>
      <w:r w:rsidRPr="009D31D9">
        <w:rPr>
          <w:rFonts w:eastAsia="Times New Roman" w:cstheme="minorHAnsi"/>
          <w:lang w:val="sr-Cyrl-RS"/>
        </w:rPr>
        <w:t xml:space="preserve">: </w:t>
      </w:r>
      <w:proofErr w:type="spellStart"/>
      <w:r w:rsidRPr="009D31D9">
        <w:rPr>
          <w:rFonts w:eastAsia="Times New Roman" w:cstheme="minorHAnsi"/>
          <w:i/>
        </w:rPr>
        <w:t>npm</w:t>
      </w:r>
      <w:proofErr w:type="spellEnd"/>
      <w:r w:rsidRPr="009D31D9">
        <w:rPr>
          <w:rFonts w:eastAsia="Times New Roman" w:cstheme="minorHAnsi"/>
          <w:lang w:val="sr-Cyrl-RS"/>
        </w:rPr>
        <w:t xml:space="preserve"> 8</w:t>
      </w:r>
    </w:p>
    <w:p w14:paraId="421129D7" w14:textId="78DCB7A9" w:rsidR="00A83322" w:rsidRPr="009D31D9" w:rsidRDefault="00B82A11" w:rsidP="00133228">
      <w:pPr>
        <w:pStyle w:val="ListParagraph"/>
        <w:numPr>
          <w:ilvl w:val="0"/>
          <w:numId w:val="9"/>
        </w:numPr>
        <w:rPr>
          <w:rFonts w:cstheme="minorHAnsi"/>
          <w:i/>
          <w:lang w:val="sr-Cyrl-RS"/>
        </w:rPr>
      </w:pPr>
      <w:r w:rsidRPr="009D31D9">
        <w:rPr>
          <w:rFonts w:cstheme="minorHAnsi"/>
          <w:i/>
          <w:iCs/>
        </w:rPr>
        <w:t>MongoDB</w:t>
      </w:r>
      <w:r w:rsidR="00EA3D17" w:rsidRPr="009D31D9">
        <w:rPr>
          <w:rFonts w:cstheme="minorHAnsi"/>
          <w:lang w:val="sr-Cyrl-RS"/>
        </w:rPr>
        <w:t xml:space="preserve"> </w:t>
      </w:r>
      <w:r w:rsidR="006D021F" w:rsidRPr="009D31D9">
        <w:rPr>
          <w:rFonts w:cstheme="minorHAnsi"/>
          <w:lang w:val="sr-Cyrl-RS"/>
        </w:rPr>
        <w:t>5</w:t>
      </w:r>
    </w:p>
    <w:p w14:paraId="012A1639" w14:textId="71D91C8A" w:rsidR="00A83322" w:rsidRPr="009D31D9" w:rsidRDefault="60A4349A" w:rsidP="00133228">
      <w:pPr>
        <w:pStyle w:val="ListParagraph"/>
        <w:numPr>
          <w:ilvl w:val="0"/>
          <w:numId w:val="9"/>
        </w:numPr>
        <w:rPr>
          <w:rFonts w:cstheme="minorHAnsi"/>
          <w:i/>
          <w:lang w:val="sr-Cyrl-RS"/>
        </w:rPr>
      </w:pPr>
      <w:r w:rsidRPr="009D31D9">
        <w:rPr>
          <w:rFonts w:cstheme="minorHAnsi"/>
          <w:lang w:val="sr-Cyrl-RS"/>
        </w:rPr>
        <w:t>.</w:t>
      </w:r>
      <w:r w:rsidRPr="009D31D9">
        <w:rPr>
          <w:rFonts w:cstheme="minorHAnsi"/>
          <w:i/>
        </w:rPr>
        <w:t>Net</w:t>
      </w:r>
      <w:r w:rsidRPr="009D31D9">
        <w:rPr>
          <w:rFonts w:cstheme="minorHAnsi"/>
          <w:lang w:val="sr-Cyrl-RS"/>
        </w:rPr>
        <w:t xml:space="preserve"> 6 и</w:t>
      </w:r>
      <w:r w:rsidR="4DE6A395" w:rsidRPr="009D31D9">
        <w:rPr>
          <w:rFonts w:cstheme="minorHAnsi"/>
          <w:lang w:val="sr-Cyrl-RS"/>
        </w:rPr>
        <w:t xml:space="preserve"> </w:t>
      </w:r>
    </w:p>
    <w:p w14:paraId="7AAF65D7" w14:textId="0C1B2171" w:rsidR="09515F5A" w:rsidRPr="009D31D9" w:rsidRDefault="4DE6A395" w:rsidP="00133228">
      <w:pPr>
        <w:pStyle w:val="ListParagraph"/>
        <w:numPr>
          <w:ilvl w:val="0"/>
          <w:numId w:val="9"/>
        </w:numPr>
        <w:rPr>
          <w:rFonts w:eastAsiaTheme="minorEastAsia" w:cstheme="minorHAnsi"/>
          <w:i/>
          <w:lang w:val="sr-Cyrl-RS"/>
        </w:rPr>
      </w:pPr>
      <w:r w:rsidRPr="009D31D9">
        <w:rPr>
          <w:rFonts w:cstheme="minorHAnsi"/>
          <w:i/>
        </w:rPr>
        <w:t>Pytho</w:t>
      </w:r>
      <w:r w:rsidR="1062ADBC" w:rsidRPr="009D31D9">
        <w:rPr>
          <w:rFonts w:cstheme="minorHAnsi"/>
          <w:i/>
        </w:rPr>
        <w:t>n</w:t>
      </w:r>
      <w:r w:rsidR="1062ADBC" w:rsidRPr="009D31D9">
        <w:rPr>
          <w:rFonts w:cstheme="minorHAnsi"/>
          <w:lang w:val="sr-Cyrl-RS"/>
        </w:rPr>
        <w:t xml:space="preserve"> 3</w:t>
      </w:r>
      <w:r w:rsidR="00E63C2F">
        <w:rPr>
          <w:rFonts w:cstheme="minorHAnsi"/>
          <w:lang w:val="sr-Cyrl-RS"/>
        </w:rPr>
        <w:t>.10</w:t>
      </w:r>
      <w:r w:rsidR="6875A06A" w:rsidRPr="009D31D9">
        <w:rPr>
          <w:rFonts w:cstheme="minorHAnsi"/>
          <w:lang w:val="sr-Cyrl-RS"/>
        </w:rPr>
        <w:t xml:space="preserve"> </w:t>
      </w:r>
    </w:p>
    <w:p w14:paraId="65A0E876" w14:textId="2D9711F0" w:rsidR="00BCC43E" w:rsidRDefault="23C9E356" w:rsidP="23C9E356">
      <w:pPr>
        <w:rPr>
          <w:lang w:val="sr-Cyrl-RS"/>
        </w:rPr>
      </w:pPr>
      <w:r w:rsidRPr="23C9E356">
        <w:rPr>
          <w:lang w:val="sr-Cyrl-RS"/>
        </w:rPr>
        <w:t xml:space="preserve">Потребне </w:t>
      </w:r>
      <w:r w:rsidR="4DE6A395" w:rsidRPr="48F5D041">
        <w:rPr>
          <w:i/>
          <w:iCs/>
        </w:rPr>
        <w:t>Pytho</w:t>
      </w:r>
      <w:r w:rsidR="1062ADBC" w:rsidRPr="48F5D041">
        <w:rPr>
          <w:i/>
          <w:iCs/>
        </w:rPr>
        <w:t>n</w:t>
      </w:r>
      <w:r w:rsidR="1062ADBC" w:rsidRPr="48F5D041">
        <w:rPr>
          <w:lang w:val="sr-Cyrl-RS"/>
        </w:rPr>
        <w:t xml:space="preserve"> </w:t>
      </w:r>
      <w:r w:rsidRPr="23C9E356">
        <w:rPr>
          <w:lang w:val="sr-Cyrl-RS"/>
        </w:rPr>
        <w:t>библиотеке су</w:t>
      </w:r>
      <w:r w:rsidR="2700ECA0" w:rsidRPr="45704EEB">
        <w:rPr>
          <w:lang w:val="sr-Cyrl-RS"/>
        </w:rPr>
        <w:t>:</w:t>
      </w:r>
    </w:p>
    <w:p w14:paraId="05F1DD22" w14:textId="62C532AD" w:rsidR="2700ECA0" w:rsidRPr="009D31D9" w:rsidRDefault="563E285E" w:rsidP="000D5247">
      <w:pPr>
        <w:pStyle w:val="ListParagraph"/>
        <w:numPr>
          <w:ilvl w:val="0"/>
          <w:numId w:val="47"/>
        </w:numPr>
        <w:rPr>
          <w:rFonts w:eastAsiaTheme="minorEastAsia"/>
          <w:i/>
          <w:lang w:val="sr-Cyrl-RS"/>
        </w:rPr>
      </w:pPr>
      <w:proofErr w:type="spellStart"/>
      <w:r w:rsidRPr="009D31D9">
        <w:rPr>
          <w:i/>
          <w:lang w:val="sr-Cyrl-RS"/>
        </w:rPr>
        <w:t>Tensorflow</w:t>
      </w:r>
      <w:proofErr w:type="spellEnd"/>
    </w:p>
    <w:p w14:paraId="70D46A0F" w14:textId="7E7BA959" w:rsidR="2E84A158" w:rsidRPr="009D31D9" w:rsidRDefault="7528CD66" w:rsidP="000D5247">
      <w:pPr>
        <w:pStyle w:val="ListParagraph"/>
        <w:numPr>
          <w:ilvl w:val="0"/>
          <w:numId w:val="47"/>
        </w:numPr>
        <w:rPr>
          <w:i/>
          <w:lang w:val="sr-Cyrl-RS"/>
        </w:rPr>
      </w:pPr>
      <w:proofErr w:type="spellStart"/>
      <w:r w:rsidRPr="009D31D9">
        <w:rPr>
          <w:i/>
          <w:lang w:val="sr-Cyrl-RS"/>
        </w:rPr>
        <w:t>Keras</w:t>
      </w:r>
      <w:proofErr w:type="spellEnd"/>
    </w:p>
    <w:p w14:paraId="35B3099D" w14:textId="10580F03" w:rsidR="2700ECA0" w:rsidRPr="009D31D9" w:rsidRDefault="563E285E" w:rsidP="000D5247">
      <w:pPr>
        <w:pStyle w:val="ListParagraph"/>
        <w:numPr>
          <w:ilvl w:val="0"/>
          <w:numId w:val="47"/>
        </w:numPr>
        <w:rPr>
          <w:rFonts w:eastAsiaTheme="minorEastAsia"/>
          <w:i/>
          <w:lang w:val="sr-Cyrl-RS"/>
        </w:rPr>
      </w:pPr>
      <w:proofErr w:type="spellStart"/>
      <w:r w:rsidRPr="009D31D9">
        <w:rPr>
          <w:i/>
          <w:lang w:val="sr-Cyrl-RS"/>
        </w:rPr>
        <w:t>Flask</w:t>
      </w:r>
      <w:proofErr w:type="spellEnd"/>
    </w:p>
    <w:p w14:paraId="671C7696" w14:textId="248E0254" w:rsidR="7F74631B" w:rsidRPr="009D31D9" w:rsidRDefault="48C14ADB" w:rsidP="000D5247">
      <w:pPr>
        <w:pStyle w:val="ListParagraph"/>
        <w:numPr>
          <w:ilvl w:val="0"/>
          <w:numId w:val="47"/>
        </w:numPr>
        <w:rPr>
          <w:i/>
          <w:lang w:val="sr-Cyrl-RS"/>
        </w:rPr>
      </w:pPr>
      <w:proofErr w:type="spellStart"/>
      <w:r w:rsidRPr="009D31D9">
        <w:rPr>
          <w:i/>
          <w:lang w:val="sr-Cyrl-RS"/>
        </w:rPr>
        <w:t>Pandas</w:t>
      </w:r>
      <w:proofErr w:type="spellEnd"/>
    </w:p>
    <w:p w14:paraId="2D8EBF27" w14:textId="6A58FA6D" w:rsidR="0CBCBB39" w:rsidRPr="009D31D9" w:rsidRDefault="59C1B07B" w:rsidP="000D5247">
      <w:pPr>
        <w:pStyle w:val="ListParagraph"/>
        <w:numPr>
          <w:ilvl w:val="0"/>
          <w:numId w:val="47"/>
        </w:numPr>
        <w:rPr>
          <w:i/>
          <w:lang w:val="sr-Cyrl-RS"/>
        </w:rPr>
      </w:pPr>
      <w:proofErr w:type="spellStart"/>
      <w:r w:rsidRPr="009D31D9">
        <w:rPr>
          <w:i/>
          <w:lang w:val="sr-Cyrl-RS"/>
        </w:rPr>
        <w:t>Sklearn</w:t>
      </w:r>
      <w:proofErr w:type="spellEnd"/>
    </w:p>
    <w:p w14:paraId="6BB74AE0" w14:textId="5DB3511A" w:rsidR="362AA385" w:rsidRPr="009D31D9" w:rsidRDefault="4591C975" w:rsidP="000D5247">
      <w:pPr>
        <w:pStyle w:val="ListParagraph"/>
        <w:numPr>
          <w:ilvl w:val="0"/>
          <w:numId w:val="47"/>
        </w:numPr>
        <w:rPr>
          <w:i/>
          <w:lang w:val="sr-Cyrl-RS"/>
        </w:rPr>
      </w:pPr>
      <w:proofErr w:type="spellStart"/>
      <w:r w:rsidRPr="009D31D9">
        <w:rPr>
          <w:i/>
          <w:lang w:val="sr-Cyrl-RS"/>
        </w:rPr>
        <w:t>Category</w:t>
      </w:r>
      <w:r w:rsidR="791E49F4" w:rsidRPr="009D31D9">
        <w:rPr>
          <w:i/>
          <w:lang w:val="sr-Cyrl-RS"/>
        </w:rPr>
        <w:t>_</w:t>
      </w:r>
      <w:r w:rsidR="287056F7" w:rsidRPr="009D31D9">
        <w:rPr>
          <w:i/>
          <w:lang w:val="sr-Cyrl-RS"/>
        </w:rPr>
        <w:t>encoders</w:t>
      </w:r>
      <w:proofErr w:type="spellEnd"/>
    </w:p>
    <w:p w14:paraId="07E9CBEB" w14:textId="5F552499" w:rsidR="77D5E8D2" w:rsidRPr="009D31D9" w:rsidRDefault="77D5E8D2" w:rsidP="000D5247">
      <w:pPr>
        <w:pStyle w:val="ListParagraph"/>
        <w:numPr>
          <w:ilvl w:val="0"/>
          <w:numId w:val="47"/>
        </w:numPr>
        <w:rPr>
          <w:i/>
          <w:lang w:val="sr-Cyrl-RS"/>
        </w:rPr>
      </w:pPr>
      <w:proofErr w:type="spellStart"/>
      <w:r w:rsidRPr="009D31D9">
        <w:rPr>
          <w:i/>
          <w:lang w:val="sr-Cyrl-RS"/>
        </w:rPr>
        <w:t>Jsonify</w:t>
      </w:r>
      <w:proofErr w:type="spellEnd"/>
    </w:p>
    <w:p w14:paraId="2D39DD32" w14:textId="21CA41F4" w:rsidR="77D5E8D2" w:rsidRPr="009D31D9" w:rsidRDefault="61CC2AE8" w:rsidP="000D5247">
      <w:pPr>
        <w:pStyle w:val="ListParagraph"/>
        <w:numPr>
          <w:ilvl w:val="0"/>
          <w:numId w:val="47"/>
        </w:numPr>
        <w:rPr>
          <w:i/>
          <w:lang w:val="sr-Cyrl-RS"/>
        </w:rPr>
      </w:pPr>
      <w:proofErr w:type="spellStart"/>
      <w:r w:rsidRPr="009D31D9">
        <w:rPr>
          <w:i/>
          <w:lang w:val="sr-Cyrl-RS"/>
        </w:rPr>
        <w:t>Request</w:t>
      </w:r>
      <w:proofErr w:type="spellEnd"/>
    </w:p>
    <w:p w14:paraId="5B894DF1" w14:textId="23C6F541" w:rsidR="61CC2AE8" w:rsidRPr="009D31D9" w:rsidRDefault="61CC2AE8" w:rsidP="000D5247">
      <w:pPr>
        <w:pStyle w:val="ListParagraph"/>
        <w:numPr>
          <w:ilvl w:val="0"/>
          <w:numId w:val="47"/>
        </w:numPr>
        <w:rPr>
          <w:i/>
          <w:lang w:val="sr-Cyrl-RS"/>
        </w:rPr>
      </w:pPr>
      <w:proofErr w:type="spellStart"/>
      <w:r w:rsidRPr="009D31D9">
        <w:rPr>
          <w:i/>
          <w:lang w:val="sr-Cyrl-RS"/>
        </w:rPr>
        <w:t>Numpy</w:t>
      </w:r>
      <w:proofErr w:type="spellEnd"/>
    </w:p>
    <w:p w14:paraId="503F162C" w14:textId="1ACACF20" w:rsidR="4E6F886A" w:rsidRPr="009D31D9" w:rsidRDefault="4E6F886A" w:rsidP="000D5247">
      <w:pPr>
        <w:pStyle w:val="ListParagraph"/>
        <w:numPr>
          <w:ilvl w:val="0"/>
          <w:numId w:val="47"/>
        </w:numPr>
        <w:rPr>
          <w:i/>
          <w:lang w:val="sr-Cyrl-RS"/>
        </w:rPr>
      </w:pPr>
      <w:proofErr w:type="spellStart"/>
      <w:r w:rsidRPr="009D31D9">
        <w:rPr>
          <w:i/>
          <w:lang w:val="sr-Cyrl-RS"/>
        </w:rPr>
        <w:t>Websockets</w:t>
      </w:r>
      <w:proofErr w:type="spellEnd"/>
    </w:p>
    <w:p w14:paraId="6A7369B9" w14:textId="15B2DB3E" w:rsidR="2DBBB0D8" w:rsidRDefault="1FAEF12A" w:rsidP="000E1B6F">
      <w:pPr>
        <w:pStyle w:val="ListParagraph"/>
        <w:numPr>
          <w:ilvl w:val="0"/>
          <w:numId w:val="47"/>
        </w:numPr>
        <w:rPr>
          <w:i/>
          <w:lang w:val="sr-Cyrl-RS"/>
        </w:rPr>
      </w:pPr>
      <w:proofErr w:type="spellStart"/>
      <w:r w:rsidRPr="009D31D9">
        <w:rPr>
          <w:i/>
          <w:lang w:val="sr-Cyrl-RS"/>
        </w:rPr>
        <w:t>Asyncio</w:t>
      </w:r>
      <w:proofErr w:type="spellEnd"/>
    </w:p>
    <w:p w14:paraId="31453A61" w14:textId="77777777" w:rsidR="000E1B6F" w:rsidRPr="000E1B6F" w:rsidRDefault="000E1B6F" w:rsidP="000E1B6F">
      <w:pPr>
        <w:pStyle w:val="ListParagraph"/>
        <w:rPr>
          <w:i/>
          <w:iCs/>
          <w:lang w:val="sr-Cyrl-RS"/>
        </w:rPr>
      </w:pPr>
    </w:p>
    <w:p w14:paraId="020AD79A" w14:textId="6B08B37E" w:rsidR="00826F6C" w:rsidRPr="000C14FC" w:rsidRDefault="00160D89" w:rsidP="000C14FC">
      <w:pPr>
        <w:jc w:val="left"/>
        <w:rPr>
          <w:rFonts w:ascii="Segoe UI" w:eastAsia="Times New Roman" w:hAnsi="Segoe UI" w:cs="Segoe UI"/>
          <w:sz w:val="21"/>
          <w:szCs w:val="21"/>
          <w:lang w:val="sr-Cyrl-RS"/>
        </w:rPr>
      </w:pPr>
      <w:r>
        <w:rPr>
          <w:lang w:val="sr-Cyrl-RS"/>
        </w:rPr>
        <w:t xml:space="preserve">Приликом </w:t>
      </w:r>
      <w:r w:rsidR="00C77D5A">
        <w:rPr>
          <w:lang w:val="sr-Cyrl-RS"/>
        </w:rPr>
        <w:t>отказивања</w:t>
      </w:r>
      <w:r>
        <w:rPr>
          <w:lang w:val="sr-Cyrl-RS"/>
        </w:rPr>
        <w:t xml:space="preserve"> сервера</w:t>
      </w:r>
      <w:r w:rsidR="005333A2">
        <w:rPr>
          <w:lang w:val="sr-Cyrl-RS"/>
        </w:rPr>
        <w:t>,</w:t>
      </w:r>
      <w:r w:rsidR="00DD1013">
        <w:rPr>
          <w:lang w:val="sr-Cyrl-RS"/>
        </w:rPr>
        <w:t xml:space="preserve"> </w:t>
      </w:r>
      <w:r w:rsidR="00A46FEF">
        <w:rPr>
          <w:lang w:val="sr-Cyrl-RS"/>
        </w:rPr>
        <w:t>прекида конекције са базом</w:t>
      </w:r>
      <w:r w:rsidR="001052CE">
        <w:rPr>
          <w:lang w:val="sr-Cyrl-RS"/>
        </w:rPr>
        <w:t xml:space="preserve"> или </w:t>
      </w:r>
      <w:r w:rsidR="005B77FD">
        <w:rPr>
          <w:lang w:val="sr-Cyrl-RS"/>
        </w:rPr>
        <w:t>укидања</w:t>
      </w:r>
      <w:r w:rsidR="001F7C16">
        <w:rPr>
          <w:lang w:val="sr-Cyrl-RS"/>
        </w:rPr>
        <w:t xml:space="preserve"> неког </w:t>
      </w:r>
      <w:r w:rsidR="000A53D1" w:rsidRPr="000A53D1">
        <w:rPr>
          <w:i/>
          <w:iCs/>
        </w:rPr>
        <w:t>backend</w:t>
      </w:r>
      <w:r w:rsidR="00F61F2A">
        <w:rPr>
          <w:lang w:val="sr-Cyrl-RS"/>
        </w:rPr>
        <w:t xml:space="preserve"> сервиса</w:t>
      </w:r>
      <w:r w:rsidR="008D0E62">
        <w:rPr>
          <w:lang w:val="sr-Cyrl-RS"/>
        </w:rPr>
        <w:t>,</w:t>
      </w:r>
      <w:r w:rsidR="00E34C1C">
        <w:rPr>
          <w:lang w:val="sr-Cyrl-RS"/>
        </w:rPr>
        <w:t xml:space="preserve"> апликација </w:t>
      </w:r>
      <w:r w:rsidR="005333A2">
        <w:rPr>
          <w:lang w:val="sr-Cyrl-RS"/>
        </w:rPr>
        <w:t>истог тренутка губи функционалност.</w:t>
      </w:r>
      <w:r w:rsidR="00826F6C">
        <w:rPr>
          <w:lang w:val="sr-Cyrl-RS"/>
        </w:rPr>
        <w:br w:type="page"/>
      </w:r>
    </w:p>
    <w:p w14:paraId="551BE6A2" w14:textId="0E05DB54" w:rsidR="00620D40" w:rsidRPr="00620D40" w:rsidRDefault="00FB4849" w:rsidP="00826F6C">
      <w:pPr>
        <w:pStyle w:val="Heading1"/>
        <w:rPr>
          <w:lang w:val="sr-Cyrl-RS"/>
        </w:rPr>
      </w:pPr>
      <w:bookmarkStart w:id="44" w:name="_Toc101465951"/>
      <w:r>
        <w:rPr>
          <w:lang w:val="sr-Cyrl-RS"/>
        </w:rPr>
        <w:lastRenderedPageBreak/>
        <w:t>Функционални захтеви</w:t>
      </w:r>
      <w:bookmarkEnd w:id="44"/>
    </w:p>
    <w:p w14:paraId="3E041482" w14:textId="09C1ED2A" w:rsidR="006615D6" w:rsidRPr="006615D6" w:rsidRDefault="006615D6" w:rsidP="006615D6">
      <w:pPr>
        <w:rPr>
          <w:lang w:val="sr-Cyrl-RS"/>
        </w:rPr>
      </w:pPr>
    </w:p>
    <w:p w14:paraId="66E1F797" w14:textId="33C9B4E9" w:rsidR="006615D6" w:rsidRPr="00843D4C" w:rsidRDefault="00D74BB9" w:rsidP="006D199C">
      <w:pPr>
        <w:ind w:firstLine="432"/>
        <w:rPr>
          <w:lang w:val="sr-Cyrl-RS"/>
        </w:rPr>
      </w:pPr>
      <w:r>
        <w:rPr>
          <w:lang w:val="sr-Cyrl-RS"/>
        </w:rPr>
        <w:t xml:space="preserve">У овом поглављу су детаљно описане функционалности апликације </w:t>
      </w:r>
      <w:proofErr w:type="spellStart"/>
      <w:r w:rsidRPr="005832C4">
        <w:rPr>
          <w:rFonts w:eastAsia="MS Mincho"/>
          <w:i/>
          <w:lang w:eastAsia="ja-JP"/>
        </w:rPr>
        <w:t>Igr</w:t>
      </w:r>
      <w:proofErr w:type="spellEnd"/>
      <w:r w:rsidR="00EA3C8F">
        <w:rPr>
          <w:rFonts w:eastAsia="MS Mincho"/>
          <w:i/>
          <w:lang w:val="sr-Cyrl-RS" w:eastAsia="ja-JP"/>
        </w:rPr>
        <w:t>а</w:t>
      </w:r>
      <w:proofErr w:type="spellStart"/>
      <w:r w:rsidRPr="005832C4">
        <w:rPr>
          <w:rFonts w:eastAsia="MS Mincho"/>
          <w:i/>
          <w:lang w:eastAsia="ja-JP"/>
        </w:rPr>
        <w:t>nnonica</w:t>
      </w:r>
      <w:proofErr w:type="spellEnd"/>
      <w:r w:rsidRPr="00D74BB9">
        <w:rPr>
          <w:rFonts w:eastAsia="MS Mincho"/>
          <w:lang w:val="sr-Cyrl-RS" w:eastAsia="ja-JP"/>
        </w:rPr>
        <w:t>.</w:t>
      </w:r>
      <w:r>
        <w:rPr>
          <w:rFonts w:eastAsia="MS Mincho"/>
          <w:lang w:val="sr-Cyrl-RS" w:eastAsia="ja-JP"/>
        </w:rPr>
        <w:t xml:space="preserve"> </w:t>
      </w:r>
      <w:r w:rsidR="0063729C">
        <w:rPr>
          <w:rFonts w:eastAsia="MS Mincho"/>
          <w:lang w:val="sr-Cyrl-RS" w:eastAsia="ja-JP"/>
        </w:rPr>
        <w:t>Постоје две врсте корисника</w:t>
      </w:r>
      <w:r w:rsidR="00F063EF">
        <w:rPr>
          <w:rFonts w:eastAsia="MS Mincho"/>
          <w:lang w:val="sr-Cyrl-RS" w:eastAsia="ja-JP"/>
        </w:rPr>
        <w:t>,</w:t>
      </w:r>
      <w:r w:rsidR="0063729C">
        <w:rPr>
          <w:rFonts w:eastAsia="MS Mincho"/>
          <w:lang w:val="sr-Cyrl-RS" w:eastAsia="ja-JP"/>
        </w:rPr>
        <w:t xml:space="preserve"> </w:t>
      </w:r>
      <w:r w:rsidR="00757715">
        <w:rPr>
          <w:rFonts w:eastAsia="MS Mincho"/>
          <w:lang w:val="sr-Cyrl-RS" w:eastAsia="ja-JP"/>
        </w:rPr>
        <w:t>па с</w:t>
      </w:r>
      <w:r w:rsidR="00A53C2F">
        <w:rPr>
          <w:rFonts w:eastAsia="MS Mincho"/>
          <w:lang w:val="sr-Cyrl-RS" w:eastAsia="ja-JP"/>
        </w:rPr>
        <w:t>у</w:t>
      </w:r>
      <w:r w:rsidR="00757715">
        <w:rPr>
          <w:rFonts w:eastAsia="MS Mincho"/>
          <w:lang w:val="sr-Cyrl-RS" w:eastAsia="ja-JP"/>
        </w:rPr>
        <w:t xml:space="preserve"> и функционалности </w:t>
      </w:r>
      <w:r w:rsidR="00A53C2F">
        <w:rPr>
          <w:rFonts w:eastAsia="MS Mincho"/>
          <w:lang w:val="sr-Cyrl-RS" w:eastAsia="ja-JP"/>
        </w:rPr>
        <w:t>по</w:t>
      </w:r>
      <w:r w:rsidR="00757715">
        <w:rPr>
          <w:rFonts w:eastAsia="MS Mincho"/>
          <w:lang w:val="sr-Cyrl-RS" w:eastAsia="ja-JP"/>
        </w:rPr>
        <w:t>де</w:t>
      </w:r>
      <w:r w:rsidR="005B77FD">
        <w:rPr>
          <w:rFonts w:eastAsia="MS Mincho"/>
          <w:lang w:val="sr-Cyrl-RS" w:eastAsia="ja-JP"/>
        </w:rPr>
        <w:t>љ</w:t>
      </w:r>
      <w:r w:rsidR="00A53C2F">
        <w:rPr>
          <w:rFonts w:eastAsia="MS Mincho"/>
          <w:lang w:val="sr-Cyrl-RS" w:eastAsia="ja-JP"/>
        </w:rPr>
        <w:t>ен</w:t>
      </w:r>
      <w:r w:rsidR="00757715">
        <w:rPr>
          <w:rFonts w:eastAsia="MS Mincho"/>
          <w:lang w:val="sr-Cyrl-RS" w:eastAsia="ja-JP"/>
        </w:rPr>
        <w:t xml:space="preserve">е на </w:t>
      </w:r>
      <w:r w:rsidR="00A53C2F">
        <w:rPr>
          <w:rFonts w:eastAsia="MS Mincho"/>
          <w:lang w:val="sr-Cyrl-RS" w:eastAsia="ja-JP"/>
        </w:rPr>
        <w:t>функционалности које поседује</w:t>
      </w:r>
      <w:r w:rsidR="0052704B">
        <w:rPr>
          <w:rFonts w:eastAsia="MS Mincho"/>
          <w:lang w:val="sr-Cyrl-RS" w:eastAsia="ja-JP"/>
        </w:rPr>
        <w:t xml:space="preserve"> </w:t>
      </w:r>
      <w:proofErr w:type="spellStart"/>
      <w:r w:rsidR="00757715">
        <w:rPr>
          <w:rFonts w:eastAsia="MS Mincho"/>
          <w:lang w:val="sr-Cyrl-RS" w:eastAsia="ja-JP"/>
        </w:rPr>
        <w:t>непријављен</w:t>
      </w:r>
      <w:r w:rsidR="0052704B">
        <w:rPr>
          <w:rFonts w:eastAsia="MS Mincho"/>
          <w:lang w:val="sr-Cyrl-RS" w:eastAsia="ja-JP"/>
        </w:rPr>
        <w:t>и</w:t>
      </w:r>
      <w:proofErr w:type="spellEnd"/>
      <w:r w:rsidR="00757715">
        <w:rPr>
          <w:rFonts w:eastAsia="MS Mincho"/>
          <w:lang w:val="sr-Cyrl-RS" w:eastAsia="ja-JP"/>
        </w:rPr>
        <w:t xml:space="preserve"> и </w:t>
      </w:r>
      <w:r w:rsidR="0052704B">
        <w:rPr>
          <w:rFonts w:eastAsia="MS Mincho"/>
          <w:lang w:val="sr-Cyrl-RS" w:eastAsia="ja-JP"/>
        </w:rPr>
        <w:t>оне које поседује</w:t>
      </w:r>
      <w:r w:rsidR="00757715">
        <w:rPr>
          <w:rFonts w:eastAsia="MS Mincho"/>
          <w:lang w:val="sr-Cyrl-RS" w:eastAsia="ja-JP"/>
        </w:rPr>
        <w:t xml:space="preserve"> пријављен</w:t>
      </w:r>
      <w:r w:rsidR="0052704B">
        <w:rPr>
          <w:rFonts w:eastAsia="MS Mincho"/>
          <w:lang w:val="sr-Cyrl-RS" w:eastAsia="ja-JP"/>
        </w:rPr>
        <w:t>и</w:t>
      </w:r>
      <w:r w:rsidR="00757715">
        <w:rPr>
          <w:rFonts w:eastAsia="MS Mincho"/>
          <w:lang w:val="sr-Cyrl-RS" w:eastAsia="ja-JP"/>
        </w:rPr>
        <w:t xml:space="preserve"> корисник.</w:t>
      </w:r>
    </w:p>
    <w:p w14:paraId="292671FF" w14:textId="0C339FB8" w:rsidR="00A34801" w:rsidRPr="00843D4C" w:rsidRDefault="00A34801" w:rsidP="00A34801">
      <w:pPr>
        <w:ind w:firstLine="432"/>
        <w:rPr>
          <w:lang w:val="sr-Cyrl-RS"/>
        </w:rPr>
      </w:pPr>
    </w:p>
    <w:p w14:paraId="5CFC6AC0" w14:textId="02F44EAE" w:rsidR="00652055" w:rsidRDefault="001601B8" w:rsidP="00FB4849">
      <w:pPr>
        <w:pStyle w:val="Heading2"/>
        <w:rPr>
          <w:lang w:val="sr-Cyrl-RS"/>
        </w:rPr>
      </w:pPr>
      <w:bookmarkStart w:id="45" w:name="_Toc101465952"/>
      <w:proofErr w:type="spellStart"/>
      <w:r>
        <w:rPr>
          <w:lang w:val="sr-Cyrl-RS"/>
        </w:rPr>
        <w:t>Не</w:t>
      </w:r>
      <w:r w:rsidR="00986E18">
        <w:rPr>
          <w:lang w:val="sr-Cyrl-RS"/>
        </w:rPr>
        <w:t>пријављени</w:t>
      </w:r>
      <w:proofErr w:type="spellEnd"/>
      <w:r>
        <w:rPr>
          <w:lang w:val="sr-Cyrl-RS"/>
        </w:rPr>
        <w:t xml:space="preserve"> корисник</w:t>
      </w:r>
      <w:bookmarkEnd w:id="45"/>
    </w:p>
    <w:p w14:paraId="086E97A1" w14:textId="429A4893" w:rsidR="00471628" w:rsidRPr="00471628" w:rsidRDefault="00471628" w:rsidP="00471628">
      <w:pPr>
        <w:rPr>
          <w:lang w:val="sr-Cyrl-RS"/>
        </w:rPr>
      </w:pPr>
    </w:p>
    <w:p w14:paraId="1483720C" w14:textId="3D1F4249" w:rsidR="002E0F1A" w:rsidRPr="002E0F1A" w:rsidRDefault="001601B8" w:rsidP="002E0F1A">
      <w:pPr>
        <w:pStyle w:val="Heading3"/>
        <w:rPr>
          <w:lang w:val="sr-Cyrl-RS"/>
        </w:rPr>
      </w:pPr>
      <w:bookmarkStart w:id="46" w:name="_Toc101465953"/>
      <w:r>
        <w:rPr>
          <w:lang w:val="sr-Cyrl-RS"/>
        </w:rPr>
        <w:t>Пријава</w:t>
      </w:r>
      <w:bookmarkEnd w:id="46"/>
    </w:p>
    <w:p w14:paraId="46C9B415" w14:textId="77777777" w:rsidR="00DE2179" w:rsidRPr="00DE2179" w:rsidRDefault="00DE2179" w:rsidP="00DE2179">
      <w:pPr>
        <w:rPr>
          <w:lang w:val="sr-Cyrl-RS"/>
        </w:rPr>
      </w:pPr>
    </w:p>
    <w:p w14:paraId="7E890067" w14:textId="44B21878" w:rsidR="001601B8" w:rsidRDefault="001601B8" w:rsidP="001601B8">
      <w:pPr>
        <w:rPr>
          <w:rFonts w:eastAsia="MS Mincho"/>
          <w:lang w:val="sr-Cyrl-RS" w:eastAsia="ja-JP"/>
        </w:rPr>
      </w:pPr>
      <w:r w:rsidRPr="00B81A84">
        <w:rPr>
          <w:b/>
          <w:bCs/>
          <w:lang w:val="sr-Cyrl-RS"/>
        </w:rPr>
        <w:t>Кратак опис</w:t>
      </w:r>
      <w:r w:rsidRPr="00791AF2">
        <w:rPr>
          <w:rFonts w:eastAsia="MS Mincho"/>
          <w:lang w:val="sr-Cyrl-RS" w:eastAsia="ja-JP"/>
        </w:rPr>
        <w:t>:</w:t>
      </w:r>
      <w:r w:rsidR="00B81A84" w:rsidRPr="00791AF2">
        <w:rPr>
          <w:rFonts w:eastAsia="MS Mincho"/>
          <w:lang w:val="sr-Cyrl-RS" w:eastAsia="ja-JP"/>
        </w:rPr>
        <w:t xml:space="preserve"> </w:t>
      </w:r>
      <w:r w:rsidR="00791AF2">
        <w:rPr>
          <w:rFonts w:eastAsia="MS Mincho"/>
          <w:lang w:val="sr-Cyrl-RS" w:eastAsia="ja-JP"/>
        </w:rPr>
        <w:t>Пријављивање корисника на систем.</w:t>
      </w:r>
    </w:p>
    <w:p w14:paraId="1D762542" w14:textId="562C1405" w:rsidR="000531F2" w:rsidRPr="00CD4526" w:rsidRDefault="00791AF2" w:rsidP="001601B8">
      <w:pPr>
        <w:rPr>
          <w:rFonts w:eastAsia="MS Mincho"/>
          <w:lang w:val="sr-Cyrl-RS" w:eastAsia="ja-JP"/>
        </w:rPr>
      </w:pPr>
      <w:r w:rsidRPr="000531F2">
        <w:rPr>
          <w:rFonts w:eastAsia="MS Mincho"/>
          <w:b/>
          <w:bCs/>
          <w:lang w:val="sr-Cyrl-RS" w:eastAsia="ja-JP"/>
        </w:rPr>
        <w:t>Опис случ</w:t>
      </w:r>
      <w:r w:rsidR="00600C33" w:rsidRPr="000531F2">
        <w:rPr>
          <w:rFonts w:eastAsia="MS Mincho"/>
          <w:b/>
          <w:bCs/>
          <w:lang w:val="sr-Cyrl-RS" w:eastAsia="ja-JP"/>
        </w:rPr>
        <w:t>аја коришћења</w:t>
      </w:r>
      <w:r w:rsidR="000531F2" w:rsidRPr="00CD4526">
        <w:rPr>
          <w:rFonts w:eastAsia="MS Mincho"/>
          <w:lang w:val="sr-Cyrl-RS" w:eastAsia="ja-JP"/>
        </w:rPr>
        <w:t>:</w:t>
      </w:r>
      <w:r w:rsidR="007D59F8" w:rsidRPr="00CD4526">
        <w:rPr>
          <w:rFonts w:eastAsia="MS Mincho"/>
          <w:lang w:val="sr-Cyrl-RS" w:eastAsia="ja-JP"/>
        </w:rPr>
        <w:t xml:space="preserve"> </w:t>
      </w:r>
    </w:p>
    <w:p w14:paraId="3C68BB6E" w14:textId="5F1D045E" w:rsidR="008C266E" w:rsidRPr="008C266E" w:rsidRDefault="00007AFE" w:rsidP="001601B8">
      <w:pPr>
        <w:rPr>
          <w:rFonts w:eastAsia="MS Mincho"/>
          <w:lang w:val="sr-Cyrl-RS" w:eastAsia="ja-JP"/>
        </w:rPr>
      </w:pPr>
      <w:r>
        <w:rPr>
          <w:rFonts w:eastAsia="MS Mincho"/>
          <w:lang w:val="sr-Cyrl-RS" w:eastAsia="ja-JP"/>
        </w:rPr>
        <w:t xml:space="preserve">Како би корисник сачувао свој досадашњи рад, неопходно </w:t>
      </w:r>
      <w:r w:rsidR="00536958">
        <w:rPr>
          <w:rFonts w:eastAsia="MS Mincho"/>
          <w:lang w:val="sr-Cyrl-RS" w:eastAsia="ja-JP"/>
        </w:rPr>
        <w:t>је да се пријави у оквиру апликације.</w:t>
      </w:r>
    </w:p>
    <w:p w14:paraId="3265893B" w14:textId="057716BF" w:rsidR="00996396" w:rsidRPr="00CD4526" w:rsidRDefault="00996396" w:rsidP="001601B8">
      <w:pPr>
        <w:rPr>
          <w:rFonts w:eastAsia="MS Mincho"/>
          <w:b/>
          <w:lang w:val="sr-Cyrl-RS" w:eastAsia="ja-JP"/>
        </w:rPr>
      </w:pPr>
      <w:r w:rsidRPr="40B36461">
        <w:rPr>
          <w:rFonts w:eastAsia="MS Mincho"/>
          <w:b/>
          <w:bCs/>
          <w:lang w:val="sr-Cyrl-RS" w:eastAsia="ja-JP"/>
        </w:rPr>
        <w:t>Главни ток догађаја</w:t>
      </w:r>
      <w:r w:rsidRPr="00CD4526">
        <w:rPr>
          <w:rFonts w:eastAsia="MS Mincho"/>
          <w:b/>
          <w:lang w:val="sr-Cyrl-RS" w:eastAsia="ja-JP"/>
        </w:rPr>
        <w:t>:</w:t>
      </w:r>
    </w:p>
    <w:p w14:paraId="5AFB1B5F" w14:textId="49B2F683" w:rsidR="00996396" w:rsidRPr="0014199A" w:rsidRDefault="00C94C20" w:rsidP="001601B8">
      <w:pPr>
        <w:rPr>
          <w:rFonts w:eastAsia="MS Mincho"/>
          <w:lang w:val="sr-Cyrl-RS" w:eastAsia="ja-JP"/>
        </w:rPr>
      </w:pPr>
      <w:r>
        <w:rPr>
          <w:rFonts w:eastAsia="MS Mincho"/>
          <w:lang w:val="sr-Cyrl-RS" w:eastAsia="ja-JP"/>
        </w:rPr>
        <w:t>К</w:t>
      </w:r>
      <w:r w:rsidR="00310B7D">
        <w:rPr>
          <w:rFonts w:eastAsia="MS Mincho"/>
          <w:lang w:val="sr-Cyrl-RS" w:eastAsia="ja-JP"/>
        </w:rPr>
        <w:t xml:space="preserve">ликом </w:t>
      </w:r>
      <w:r w:rsidR="00394D2B">
        <w:rPr>
          <w:rFonts w:eastAsia="MS Mincho"/>
          <w:lang w:val="sr-Cyrl-RS" w:eastAsia="ja-JP"/>
        </w:rPr>
        <w:t>на</w:t>
      </w:r>
      <w:r w:rsidR="00310B7D">
        <w:rPr>
          <w:rFonts w:eastAsia="MS Mincho"/>
          <w:lang w:val="sr-Cyrl-RS" w:eastAsia="ja-JP"/>
        </w:rPr>
        <w:t xml:space="preserve"> дугме </w:t>
      </w:r>
      <w:r w:rsidR="000A23FC" w:rsidRPr="00CD4526">
        <w:rPr>
          <w:rFonts w:eastAsia="MS Mincho"/>
          <w:lang w:val="sr-Cyrl-RS" w:eastAsia="ja-JP"/>
        </w:rPr>
        <w:t>“</w:t>
      </w:r>
      <w:proofErr w:type="spellStart"/>
      <w:r w:rsidR="00375917">
        <w:rPr>
          <w:rFonts w:eastAsia="MS Mincho"/>
          <w:lang w:eastAsia="ja-JP"/>
        </w:rPr>
        <w:t>Prijavi</w:t>
      </w:r>
      <w:proofErr w:type="spellEnd"/>
      <w:r w:rsidR="00375917" w:rsidRPr="00CD4526">
        <w:rPr>
          <w:rFonts w:eastAsia="MS Mincho"/>
          <w:lang w:val="sr-Cyrl-RS" w:eastAsia="ja-JP"/>
        </w:rPr>
        <w:t xml:space="preserve"> </w:t>
      </w:r>
      <w:r w:rsidR="00375917">
        <w:rPr>
          <w:rFonts w:eastAsia="MS Mincho"/>
          <w:lang w:eastAsia="ja-JP"/>
        </w:rPr>
        <w:t>se</w:t>
      </w:r>
      <w:r w:rsidR="000A23FC" w:rsidRPr="00CD4526">
        <w:rPr>
          <w:rFonts w:eastAsia="MS Mincho"/>
          <w:lang w:val="sr-Cyrl-RS" w:eastAsia="ja-JP"/>
        </w:rPr>
        <w:t>”</w:t>
      </w:r>
      <w:r>
        <w:rPr>
          <w:rFonts w:eastAsia="MS Mincho"/>
          <w:lang w:val="sr-Cyrl-RS" w:eastAsia="ja-JP"/>
        </w:rPr>
        <w:t>, кориснику</w:t>
      </w:r>
      <w:r w:rsidR="00394D2B">
        <w:rPr>
          <w:rFonts w:eastAsia="MS Mincho"/>
          <w:lang w:val="sr-Cyrl-RS" w:eastAsia="ja-JP"/>
        </w:rPr>
        <w:t xml:space="preserve"> се отвара форма за пријаву. </w:t>
      </w:r>
      <w:r w:rsidR="00A90414">
        <w:rPr>
          <w:rFonts w:eastAsia="MS Mincho"/>
          <w:lang w:val="sr-Cyrl-RS" w:eastAsia="ja-JP"/>
        </w:rPr>
        <w:t xml:space="preserve">Потребно је да корисник унесе корисничко име и лозинку. </w:t>
      </w:r>
      <w:r w:rsidR="00976DC2">
        <w:rPr>
          <w:rFonts w:eastAsia="MS Mincho"/>
          <w:lang w:val="sr-Cyrl-RS" w:eastAsia="ja-JP"/>
        </w:rPr>
        <w:t xml:space="preserve">Уколико </w:t>
      </w:r>
      <w:r w:rsidR="00BF3855">
        <w:rPr>
          <w:rFonts w:eastAsia="MS Mincho"/>
          <w:lang w:val="sr-Cyrl-RS" w:eastAsia="ja-JP"/>
        </w:rPr>
        <w:t xml:space="preserve">унети подаци нису исправни корисник добија обавештење </w:t>
      </w:r>
      <w:r w:rsidR="0014199A">
        <w:rPr>
          <w:rFonts w:eastAsia="MS Mincho"/>
          <w:lang w:val="sr-Cyrl-RS" w:eastAsia="ja-JP"/>
        </w:rPr>
        <w:t xml:space="preserve">и може поново да унесе </w:t>
      </w:r>
      <w:r w:rsidR="00F10E53">
        <w:rPr>
          <w:rFonts w:eastAsia="MS Mincho"/>
          <w:lang w:val="sr-Cyrl-RS" w:eastAsia="ja-JP"/>
        </w:rPr>
        <w:t>податке за пријаву у форми.</w:t>
      </w:r>
      <w:r w:rsidR="00E408EA">
        <w:rPr>
          <w:rFonts w:eastAsia="MS Mincho"/>
          <w:lang w:val="sr-Cyrl-RS" w:eastAsia="ja-JP"/>
        </w:rPr>
        <w:t xml:space="preserve"> У случају да су </w:t>
      </w:r>
      <w:r w:rsidR="00040B8E">
        <w:rPr>
          <w:rFonts w:eastAsia="MS Mincho"/>
          <w:lang w:val="sr-Cyrl-RS" w:eastAsia="ja-JP"/>
        </w:rPr>
        <w:t>подаци за пријаву исправни</w:t>
      </w:r>
      <w:r w:rsidR="00040B78">
        <w:rPr>
          <w:rFonts w:eastAsia="MS Mincho"/>
          <w:lang w:val="sr-Cyrl-RS" w:eastAsia="ja-JP"/>
        </w:rPr>
        <w:t>,</w:t>
      </w:r>
      <w:r w:rsidR="00040B8E">
        <w:rPr>
          <w:rFonts w:eastAsia="MS Mincho"/>
          <w:lang w:val="sr-Cyrl-RS" w:eastAsia="ja-JP"/>
        </w:rPr>
        <w:t xml:space="preserve"> корисник ћ</w:t>
      </w:r>
      <w:r w:rsidR="00F95A91">
        <w:rPr>
          <w:rFonts w:eastAsia="MS Mincho"/>
          <w:lang w:val="sr-Cyrl-RS" w:eastAsia="ja-JP"/>
        </w:rPr>
        <w:t>е бити улогован</w:t>
      </w:r>
      <w:r w:rsidR="004B2898">
        <w:rPr>
          <w:rFonts w:eastAsia="MS Mincho"/>
          <w:lang w:val="sr-Cyrl-RS" w:eastAsia="ja-JP"/>
        </w:rPr>
        <w:t xml:space="preserve"> и остаће на истој страни на којој се налазио приликом пријаве</w:t>
      </w:r>
      <w:r w:rsidR="00F95A91">
        <w:rPr>
          <w:rFonts w:eastAsia="MS Mincho"/>
          <w:lang w:val="sr-Cyrl-RS" w:eastAsia="ja-JP"/>
        </w:rPr>
        <w:t>.</w:t>
      </w:r>
      <w:r w:rsidR="00CA6421">
        <w:rPr>
          <w:rFonts w:eastAsia="MS Mincho"/>
          <w:lang w:val="sr-Cyrl-RS" w:eastAsia="ja-JP"/>
        </w:rPr>
        <w:t xml:space="preserve"> У форми поред опциј</w:t>
      </w:r>
      <w:r w:rsidR="00040B78">
        <w:rPr>
          <w:rFonts w:eastAsia="MS Mincho"/>
          <w:lang w:val="sr-Cyrl-RS" w:eastAsia="ja-JP"/>
        </w:rPr>
        <w:t>е</w:t>
      </w:r>
      <w:r w:rsidR="00CA6421">
        <w:rPr>
          <w:rFonts w:eastAsia="MS Mincho"/>
          <w:lang w:val="sr-Cyrl-RS" w:eastAsia="ja-JP"/>
        </w:rPr>
        <w:t xml:space="preserve"> за </w:t>
      </w:r>
      <w:r w:rsidR="00876161">
        <w:rPr>
          <w:rFonts w:eastAsia="MS Mincho"/>
          <w:lang w:val="sr-Cyrl-RS" w:eastAsia="ja-JP"/>
        </w:rPr>
        <w:t>пријаву</w:t>
      </w:r>
      <w:r w:rsidR="00AD45A7">
        <w:rPr>
          <w:rFonts w:eastAsia="MS Mincho"/>
          <w:lang w:val="sr-Cyrl-RS" w:eastAsia="ja-JP"/>
        </w:rPr>
        <w:t xml:space="preserve"> постоји  </w:t>
      </w:r>
      <w:r w:rsidR="00B31A08" w:rsidRPr="00CD3FE1">
        <w:rPr>
          <w:rFonts w:eastAsia="MS Mincho"/>
          <w:i/>
          <w:lang w:eastAsia="ja-JP"/>
        </w:rPr>
        <w:t>hyperl</w:t>
      </w:r>
      <w:r w:rsidR="000875AB" w:rsidRPr="00CD3FE1">
        <w:rPr>
          <w:rFonts w:eastAsia="MS Mincho"/>
          <w:i/>
          <w:lang w:eastAsia="ja-JP"/>
        </w:rPr>
        <w:t>ink</w:t>
      </w:r>
      <w:r w:rsidR="000875AB">
        <w:rPr>
          <w:rFonts w:eastAsia="MS Mincho"/>
          <w:i/>
          <w:lang w:eastAsia="ja-JP"/>
        </w:rPr>
        <w:t xml:space="preserve"> </w:t>
      </w:r>
      <w:r w:rsidR="00CD3FE1" w:rsidRPr="00040B78">
        <w:rPr>
          <w:rFonts w:eastAsia="MS Mincho"/>
          <w:lang w:val="sr-Cyrl-RS" w:eastAsia="ja-JP"/>
        </w:rPr>
        <w:t>“</w:t>
      </w:r>
      <w:proofErr w:type="spellStart"/>
      <w:r w:rsidR="00040B78" w:rsidRPr="00040B78">
        <w:rPr>
          <w:rFonts w:eastAsia="MS Mincho"/>
          <w:lang w:eastAsia="ja-JP"/>
        </w:rPr>
        <w:t>Registrujte</w:t>
      </w:r>
      <w:proofErr w:type="spellEnd"/>
      <w:r w:rsidR="00040B78" w:rsidRPr="00040B78">
        <w:rPr>
          <w:rFonts w:eastAsia="MS Mincho"/>
          <w:lang w:eastAsia="ja-JP"/>
        </w:rPr>
        <w:t xml:space="preserve"> se</w:t>
      </w:r>
      <w:r w:rsidR="00CD3FE1" w:rsidRPr="00040B78">
        <w:rPr>
          <w:rFonts w:eastAsia="MS Mincho"/>
          <w:lang w:val="sr-Cyrl-RS" w:eastAsia="ja-JP"/>
        </w:rPr>
        <w:t>”</w:t>
      </w:r>
      <w:r w:rsidR="00040B78">
        <w:rPr>
          <w:rFonts w:eastAsia="MS Mincho"/>
          <w:lang w:eastAsia="ja-JP"/>
        </w:rPr>
        <w:t>.</w:t>
      </w:r>
      <w:r w:rsidR="00CD3FE1" w:rsidRPr="00CD3FE1">
        <w:rPr>
          <w:rFonts w:eastAsia="MS Mincho"/>
          <w:lang w:val="sr-Cyrl-RS" w:eastAsia="ja-JP"/>
        </w:rPr>
        <w:t xml:space="preserve"> </w:t>
      </w:r>
      <w:r w:rsidR="00040B78">
        <w:rPr>
          <w:rFonts w:eastAsia="MS Mincho"/>
          <w:lang w:eastAsia="ja-JP"/>
        </w:rPr>
        <w:t>K</w:t>
      </w:r>
      <w:r w:rsidR="003C3D92" w:rsidRPr="55892429">
        <w:rPr>
          <w:rFonts w:eastAsia="MS Mincho"/>
          <w:lang w:val="sr-Cyrl-RS" w:eastAsia="ja-JP"/>
        </w:rPr>
        <w:t>ликом на њега</w:t>
      </w:r>
      <w:r w:rsidR="00040B78">
        <w:rPr>
          <w:rFonts w:eastAsia="MS Mincho"/>
          <w:lang w:eastAsia="ja-JP"/>
        </w:rPr>
        <w:t>,</w:t>
      </w:r>
      <w:r w:rsidR="003C3D92" w:rsidRPr="55892429">
        <w:rPr>
          <w:rFonts w:eastAsia="MS Mincho"/>
          <w:lang w:val="sr-Cyrl-RS" w:eastAsia="ja-JP"/>
        </w:rPr>
        <w:t xml:space="preserve"> отвара </w:t>
      </w:r>
      <w:r w:rsidR="00040B78">
        <w:rPr>
          <w:rFonts w:eastAsia="MS Mincho"/>
          <w:lang w:val="sr-Cyrl-RS" w:eastAsia="ja-JP"/>
        </w:rPr>
        <w:t xml:space="preserve">се </w:t>
      </w:r>
      <w:r w:rsidR="003C3D92" w:rsidRPr="55892429">
        <w:rPr>
          <w:rFonts w:eastAsia="MS Mincho"/>
          <w:lang w:val="sr-Cyrl-RS" w:eastAsia="ja-JP"/>
        </w:rPr>
        <w:t>форм</w:t>
      </w:r>
      <w:r w:rsidR="00040B78">
        <w:rPr>
          <w:rFonts w:eastAsia="MS Mincho"/>
          <w:lang w:val="sr-Cyrl-RS" w:eastAsia="ja-JP"/>
        </w:rPr>
        <w:t>а</w:t>
      </w:r>
      <w:r w:rsidR="003C3D92" w:rsidRPr="55892429">
        <w:rPr>
          <w:rFonts w:eastAsia="MS Mincho"/>
          <w:lang w:val="sr-Cyrl-RS" w:eastAsia="ja-JP"/>
        </w:rPr>
        <w:t xml:space="preserve"> за регистрацију.</w:t>
      </w:r>
    </w:p>
    <w:p w14:paraId="2B78F7A9" w14:textId="6F1D10C3" w:rsidR="00CD4526" w:rsidRDefault="00CD4526" w:rsidP="001601B8">
      <w:pPr>
        <w:rPr>
          <w:rFonts w:eastAsia="MS Mincho"/>
          <w:b/>
          <w:bCs/>
          <w:lang w:eastAsia="ja-JP"/>
        </w:rPr>
      </w:pPr>
      <w:r w:rsidRPr="00CD4526">
        <w:rPr>
          <w:rFonts w:eastAsia="MS Mincho"/>
          <w:b/>
          <w:bCs/>
          <w:lang w:val="sr-Cyrl-RS" w:eastAsia="ja-JP"/>
        </w:rPr>
        <w:t>Дефинисање услова</w:t>
      </w:r>
      <w:r w:rsidRPr="00CD4526">
        <w:rPr>
          <w:rFonts w:eastAsia="MS Mincho"/>
          <w:b/>
          <w:bCs/>
          <w:lang w:eastAsia="ja-JP"/>
        </w:rPr>
        <w:t>:</w:t>
      </w:r>
    </w:p>
    <w:p w14:paraId="3C5B2B24" w14:textId="5348ACD9" w:rsidR="00CD4526" w:rsidRDefault="00CD4526" w:rsidP="0016645E">
      <w:pPr>
        <w:ind w:left="360"/>
        <w:rPr>
          <w:rFonts w:eastAsia="MS Mincho"/>
          <w:lang w:eastAsia="ja-JP"/>
        </w:rPr>
      </w:pPr>
      <w:r>
        <w:rPr>
          <w:rFonts w:eastAsia="MS Mincho"/>
          <w:lang w:val="sr-Cyrl-RS" w:eastAsia="ja-JP"/>
        </w:rPr>
        <w:t>Предуслови</w:t>
      </w:r>
      <w:r>
        <w:rPr>
          <w:rFonts w:eastAsia="MS Mincho"/>
          <w:lang w:eastAsia="ja-JP"/>
        </w:rPr>
        <w:t>:</w:t>
      </w:r>
    </w:p>
    <w:p w14:paraId="654C9C0C" w14:textId="5273E1FA" w:rsidR="00CD4526" w:rsidRPr="00B66E0F" w:rsidRDefault="00B66E0F" w:rsidP="0016645E">
      <w:pPr>
        <w:pStyle w:val="ListParagraph"/>
        <w:numPr>
          <w:ilvl w:val="0"/>
          <w:numId w:val="3"/>
        </w:numPr>
        <w:ind w:left="1080"/>
        <w:rPr>
          <w:rFonts w:eastAsia="MS Mincho"/>
          <w:lang w:eastAsia="ja-JP"/>
        </w:rPr>
      </w:pPr>
      <w:r>
        <w:rPr>
          <w:rFonts w:eastAsia="MS Mincho"/>
          <w:lang w:val="sr-Cyrl-RS" w:eastAsia="ja-JP"/>
        </w:rPr>
        <w:t>Покретање апликације</w:t>
      </w:r>
    </w:p>
    <w:p w14:paraId="41015220" w14:textId="62AB936D" w:rsidR="005B245C" w:rsidRPr="005B245C" w:rsidRDefault="005B245C" w:rsidP="0016645E">
      <w:pPr>
        <w:pStyle w:val="ListParagraph"/>
        <w:numPr>
          <w:ilvl w:val="0"/>
          <w:numId w:val="3"/>
        </w:numPr>
        <w:ind w:left="1080"/>
        <w:rPr>
          <w:rFonts w:eastAsia="MS Mincho"/>
          <w:lang w:eastAsia="ja-JP"/>
        </w:rPr>
      </w:pPr>
      <w:r>
        <w:rPr>
          <w:rFonts w:eastAsia="MS Mincho"/>
          <w:lang w:val="sr-Cyrl-RS" w:eastAsia="ja-JP"/>
        </w:rPr>
        <w:t>Интернет конекција</w:t>
      </w:r>
    </w:p>
    <w:p w14:paraId="054C81CF" w14:textId="0FD790D7" w:rsidR="007A4277" w:rsidRPr="005B245C" w:rsidRDefault="007A4277" w:rsidP="0016645E">
      <w:pPr>
        <w:pStyle w:val="ListParagraph"/>
        <w:numPr>
          <w:ilvl w:val="0"/>
          <w:numId w:val="3"/>
        </w:numPr>
        <w:ind w:left="1080"/>
        <w:rPr>
          <w:rFonts w:eastAsia="MS Mincho"/>
          <w:lang w:eastAsia="ja-JP"/>
        </w:rPr>
      </w:pPr>
      <w:r w:rsidRPr="6B1C6096">
        <w:rPr>
          <w:rFonts w:eastAsia="MS Mincho"/>
          <w:lang w:val="sr-Cyrl-RS" w:eastAsia="ja-JP"/>
        </w:rPr>
        <w:t>Регистрован корисник</w:t>
      </w:r>
    </w:p>
    <w:p w14:paraId="29C21BBF" w14:textId="261BE7DC" w:rsidR="005B245C" w:rsidRDefault="005B245C" w:rsidP="0016645E">
      <w:pPr>
        <w:ind w:left="360"/>
        <w:rPr>
          <w:rFonts w:eastAsia="MS Mincho"/>
          <w:lang w:eastAsia="ja-JP"/>
        </w:rPr>
      </w:pPr>
      <w:proofErr w:type="spellStart"/>
      <w:r>
        <w:rPr>
          <w:rFonts w:eastAsia="MS Mincho"/>
          <w:lang w:val="sr-Cyrl-RS" w:eastAsia="ja-JP"/>
        </w:rPr>
        <w:t>Постуслови</w:t>
      </w:r>
      <w:proofErr w:type="spellEnd"/>
      <w:r>
        <w:rPr>
          <w:rFonts w:eastAsia="MS Mincho"/>
          <w:lang w:eastAsia="ja-JP"/>
        </w:rPr>
        <w:t>:</w:t>
      </w:r>
    </w:p>
    <w:p w14:paraId="14E65552" w14:textId="5A162F82" w:rsidR="005B245C" w:rsidRPr="005B245C" w:rsidRDefault="005B245C" w:rsidP="0016645E">
      <w:pPr>
        <w:pStyle w:val="ListParagraph"/>
        <w:numPr>
          <w:ilvl w:val="0"/>
          <w:numId w:val="4"/>
        </w:numPr>
        <w:ind w:left="1080"/>
        <w:rPr>
          <w:rFonts w:eastAsia="MS Mincho"/>
          <w:lang w:eastAsia="ja-JP"/>
        </w:rPr>
      </w:pPr>
      <w:r>
        <w:rPr>
          <w:rFonts w:eastAsia="MS Mincho"/>
          <w:lang w:val="sr-Cyrl-RS" w:eastAsia="ja-JP"/>
        </w:rPr>
        <w:t>Регуларност базе података</w:t>
      </w:r>
    </w:p>
    <w:p w14:paraId="293709D9" w14:textId="6905D09D" w:rsidR="00B26C56" w:rsidRPr="00B329AC" w:rsidRDefault="00B26C56" w:rsidP="00B26C56">
      <w:pPr>
        <w:rPr>
          <w:rFonts w:eastAsia="MS Mincho"/>
          <w:b/>
          <w:lang w:eastAsia="ja-JP"/>
        </w:rPr>
      </w:pPr>
      <w:r w:rsidRPr="00B329AC">
        <w:rPr>
          <w:rFonts w:eastAsia="MS Mincho"/>
          <w:b/>
          <w:lang w:val="sr-Cyrl-RS" w:eastAsia="ja-JP"/>
        </w:rPr>
        <w:t>Алтернативни токови догађаја</w:t>
      </w:r>
      <w:r w:rsidRPr="00B329AC">
        <w:rPr>
          <w:rFonts w:eastAsia="MS Mincho"/>
          <w:b/>
          <w:lang w:eastAsia="ja-JP"/>
        </w:rPr>
        <w:t>:</w:t>
      </w:r>
    </w:p>
    <w:p w14:paraId="5D47B1AF" w14:textId="287B3F71" w:rsidR="00B26C56" w:rsidRDefault="005A4CF3" w:rsidP="00B83E9D">
      <w:pPr>
        <w:ind w:left="360"/>
        <w:rPr>
          <w:rFonts w:eastAsia="MS Mincho"/>
          <w:lang w:eastAsia="ja-JP"/>
        </w:rPr>
      </w:pPr>
      <w:r>
        <w:rPr>
          <w:rFonts w:eastAsia="MS Mincho"/>
          <w:lang w:val="sr-Cyrl-RS" w:eastAsia="ja-JP"/>
        </w:rPr>
        <w:t>Изузеци</w:t>
      </w:r>
      <w:r>
        <w:rPr>
          <w:rFonts w:eastAsia="MS Mincho"/>
          <w:lang w:eastAsia="ja-JP"/>
        </w:rPr>
        <w:t>:</w:t>
      </w:r>
    </w:p>
    <w:p w14:paraId="4B5867D6" w14:textId="25A0457F" w:rsidR="00B329AC" w:rsidRPr="00B329AC" w:rsidRDefault="00B329AC" w:rsidP="00B83E9D">
      <w:pPr>
        <w:pStyle w:val="ListParagraph"/>
        <w:numPr>
          <w:ilvl w:val="0"/>
          <w:numId w:val="4"/>
        </w:numPr>
        <w:ind w:left="1080"/>
        <w:rPr>
          <w:rFonts w:eastAsia="MS Mincho"/>
          <w:lang w:eastAsia="ja-JP"/>
        </w:rPr>
      </w:pPr>
      <w:r>
        <w:rPr>
          <w:rFonts w:eastAsia="MS Mincho"/>
          <w:lang w:val="sr-Cyrl-RS" w:eastAsia="ja-JP"/>
        </w:rPr>
        <w:t>Неуспешно пријављивање</w:t>
      </w:r>
      <w:r w:rsidR="0016645E">
        <w:rPr>
          <w:rFonts w:eastAsia="MS Mincho"/>
          <w:lang w:val="sr-Cyrl-RS" w:eastAsia="ja-JP"/>
        </w:rPr>
        <w:t>: Уколико</w:t>
      </w:r>
      <w:r>
        <w:rPr>
          <w:rFonts w:eastAsia="MS Mincho"/>
          <w:lang w:val="sr-Cyrl-RS" w:eastAsia="ja-JP"/>
        </w:rPr>
        <w:t xml:space="preserve"> корисничко име и</w:t>
      </w:r>
      <w:r w:rsidR="00EF18E8">
        <w:rPr>
          <w:rFonts w:eastAsia="MS Mincho"/>
          <w:lang w:val="sr-Cyrl-RS" w:eastAsia="ja-JP"/>
        </w:rPr>
        <w:t>ли</w:t>
      </w:r>
      <w:r>
        <w:rPr>
          <w:rFonts w:eastAsia="MS Mincho"/>
          <w:lang w:val="sr-Cyrl-RS" w:eastAsia="ja-JP"/>
        </w:rPr>
        <w:t xml:space="preserve"> лозинка </w:t>
      </w:r>
      <w:r w:rsidR="00E36DB6">
        <w:rPr>
          <w:rFonts w:eastAsia="MS Mincho"/>
          <w:lang w:val="sr-Cyrl-RS" w:eastAsia="ja-JP"/>
        </w:rPr>
        <w:t>нису исправни</w:t>
      </w:r>
      <w:r w:rsidR="0016645E">
        <w:rPr>
          <w:rFonts w:eastAsia="MS Mincho"/>
          <w:lang w:val="sr-Cyrl-RS" w:eastAsia="ja-JP"/>
        </w:rPr>
        <w:t>,</w:t>
      </w:r>
      <w:r w:rsidR="00E36DB6">
        <w:rPr>
          <w:rFonts w:eastAsia="MS Mincho"/>
          <w:lang w:val="sr-Cyrl-RS" w:eastAsia="ja-JP"/>
        </w:rPr>
        <w:t xml:space="preserve"> корисник </w:t>
      </w:r>
      <w:r w:rsidR="0016645E">
        <w:rPr>
          <w:rFonts w:eastAsia="MS Mincho"/>
          <w:lang w:val="sr-Cyrl-RS" w:eastAsia="ja-JP"/>
        </w:rPr>
        <w:t xml:space="preserve">бива </w:t>
      </w:r>
      <w:r w:rsidR="00E36DB6">
        <w:rPr>
          <w:rFonts w:eastAsia="MS Mincho"/>
          <w:lang w:val="sr-Cyrl-RS" w:eastAsia="ja-JP"/>
        </w:rPr>
        <w:t>обавеш</w:t>
      </w:r>
      <w:r w:rsidR="0016645E">
        <w:rPr>
          <w:rFonts w:eastAsia="MS Mincho"/>
          <w:lang w:val="sr-Cyrl-RS" w:eastAsia="ja-JP"/>
        </w:rPr>
        <w:t>тен</w:t>
      </w:r>
      <w:r w:rsidR="00E36DB6">
        <w:rPr>
          <w:rFonts w:eastAsia="MS Mincho"/>
          <w:lang w:val="sr-Cyrl-RS" w:eastAsia="ja-JP"/>
        </w:rPr>
        <w:t xml:space="preserve"> о томе и може поново да покуша да се пријави.</w:t>
      </w:r>
    </w:p>
    <w:p w14:paraId="53FE7721" w14:textId="674F9FBF" w:rsidR="00E36DB6" w:rsidRPr="00E36DB6" w:rsidRDefault="00E36DB6" w:rsidP="00E36DB6">
      <w:pPr>
        <w:rPr>
          <w:rFonts w:eastAsia="MS Mincho"/>
          <w:b/>
          <w:bCs/>
          <w:lang w:eastAsia="ja-JP"/>
        </w:rPr>
      </w:pPr>
      <w:r w:rsidRPr="00E36DB6">
        <w:rPr>
          <w:rFonts w:eastAsia="MS Mincho"/>
          <w:b/>
          <w:bCs/>
          <w:lang w:val="sr-Cyrl-RS" w:eastAsia="ja-JP"/>
        </w:rPr>
        <w:t>Захтеви</w:t>
      </w:r>
      <w:r w:rsidRPr="00E36DB6">
        <w:rPr>
          <w:rFonts w:eastAsia="MS Mincho"/>
          <w:b/>
          <w:bCs/>
          <w:lang w:eastAsia="ja-JP"/>
        </w:rPr>
        <w:t>:</w:t>
      </w:r>
    </w:p>
    <w:p w14:paraId="439D4537" w14:textId="3FE6256D" w:rsidR="004C25EA" w:rsidRPr="004C25EA" w:rsidRDefault="00E36DB6" w:rsidP="004C25EA">
      <w:pPr>
        <w:pStyle w:val="ListParagraph"/>
        <w:numPr>
          <w:ilvl w:val="0"/>
          <w:numId w:val="4"/>
        </w:numPr>
        <w:rPr>
          <w:rFonts w:eastAsia="MS Mincho"/>
          <w:lang w:eastAsia="ja-JP"/>
        </w:rPr>
      </w:pPr>
      <w:r>
        <w:rPr>
          <w:rFonts w:eastAsia="MS Mincho"/>
          <w:lang w:val="sr-Cyrl-RS" w:eastAsia="ja-JP"/>
        </w:rPr>
        <w:lastRenderedPageBreak/>
        <w:t>Конкурентан рад више корисника</w:t>
      </w:r>
      <w:r>
        <w:rPr>
          <w:rFonts w:eastAsia="MS Mincho"/>
          <w:lang w:eastAsia="ja-JP"/>
        </w:rPr>
        <w:t xml:space="preserve">: </w:t>
      </w:r>
      <w:r>
        <w:rPr>
          <w:rFonts w:eastAsia="MS Mincho"/>
          <w:lang w:val="sr-Cyrl-RS" w:eastAsia="ja-JP"/>
        </w:rPr>
        <w:t>Потребно је обезбедити могућност истовременог рада више корисника.</w:t>
      </w:r>
    </w:p>
    <w:p w14:paraId="7E8EC2EE" w14:textId="0A520A35" w:rsidR="00567729" w:rsidRPr="006615D6" w:rsidRDefault="00567729" w:rsidP="00567729">
      <w:pPr>
        <w:pStyle w:val="ListParagraph"/>
        <w:rPr>
          <w:rFonts w:eastAsia="MS Mincho"/>
          <w:lang w:eastAsia="ja-JP"/>
        </w:rPr>
      </w:pPr>
    </w:p>
    <w:p w14:paraId="7731097F" w14:textId="070C5577" w:rsidR="003172FA" w:rsidRDefault="004C25EA" w:rsidP="00DC0C0A">
      <w:pPr>
        <w:pStyle w:val="Heading3"/>
        <w:rPr>
          <w:rFonts w:eastAsia="MS Mincho"/>
          <w:lang w:val="sr-Cyrl-RS" w:eastAsia="ja-JP"/>
        </w:rPr>
      </w:pPr>
      <w:bookmarkStart w:id="47" w:name="_Toc101465954"/>
      <w:r>
        <w:rPr>
          <w:rFonts w:eastAsia="MS Mincho"/>
          <w:lang w:val="sr-Cyrl-RS" w:eastAsia="ja-JP"/>
        </w:rPr>
        <w:t>Регистрација</w:t>
      </w:r>
      <w:bookmarkEnd w:id="47"/>
    </w:p>
    <w:p w14:paraId="0DADE19C" w14:textId="77777777" w:rsidR="004C25EA" w:rsidRPr="004C25EA" w:rsidRDefault="004C25EA" w:rsidP="004C25EA">
      <w:pPr>
        <w:rPr>
          <w:lang w:val="sr-Cyrl-RS" w:eastAsia="ja-JP"/>
        </w:rPr>
      </w:pPr>
    </w:p>
    <w:p w14:paraId="5D5DDCBE" w14:textId="5E19E0B9" w:rsidR="004C25EA" w:rsidRDefault="004C25EA" w:rsidP="004C25EA">
      <w:pPr>
        <w:rPr>
          <w:rFonts w:eastAsia="MS Mincho"/>
          <w:lang w:val="sr-Cyrl-RS" w:eastAsia="ja-JP"/>
        </w:rPr>
      </w:pPr>
      <w:r w:rsidRPr="00B81A84">
        <w:rPr>
          <w:b/>
          <w:bCs/>
          <w:lang w:val="sr-Cyrl-RS"/>
        </w:rPr>
        <w:t>Кратак опис</w:t>
      </w:r>
      <w:r w:rsidRPr="00791AF2">
        <w:rPr>
          <w:rFonts w:eastAsia="MS Mincho"/>
          <w:lang w:val="sr-Cyrl-RS" w:eastAsia="ja-JP"/>
        </w:rPr>
        <w:t xml:space="preserve">: </w:t>
      </w:r>
      <w:r w:rsidR="0098251F">
        <w:rPr>
          <w:rFonts w:eastAsia="MS Mincho"/>
          <w:lang w:val="sr-Cyrl-RS" w:eastAsia="ja-JP"/>
        </w:rPr>
        <w:t>Регистрација</w:t>
      </w:r>
      <w:r>
        <w:rPr>
          <w:rFonts w:eastAsia="MS Mincho"/>
          <w:lang w:val="sr-Cyrl-RS" w:eastAsia="ja-JP"/>
        </w:rPr>
        <w:t xml:space="preserve"> корисника на систем.</w:t>
      </w:r>
    </w:p>
    <w:p w14:paraId="74EA5FD4" w14:textId="77777777" w:rsidR="004C25EA" w:rsidRPr="00CD4526" w:rsidRDefault="004C25EA" w:rsidP="004C25EA">
      <w:pPr>
        <w:rPr>
          <w:rFonts w:eastAsia="MS Mincho"/>
          <w:lang w:val="sr-Cyrl-RS" w:eastAsia="ja-JP"/>
        </w:rPr>
      </w:pPr>
      <w:r w:rsidRPr="000531F2">
        <w:rPr>
          <w:rFonts w:eastAsia="MS Mincho"/>
          <w:b/>
          <w:bCs/>
          <w:lang w:val="sr-Cyrl-RS" w:eastAsia="ja-JP"/>
        </w:rPr>
        <w:t>Опис случаја коришћења</w:t>
      </w:r>
      <w:r w:rsidRPr="00CD4526">
        <w:rPr>
          <w:rFonts w:eastAsia="MS Mincho"/>
          <w:lang w:val="sr-Cyrl-RS" w:eastAsia="ja-JP"/>
        </w:rPr>
        <w:t xml:space="preserve">: </w:t>
      </w:r>
    </w:p>
    <w:p w14:paraId="5E6B3D0D" w14:textId="0E65281C" w:rsidR="004C25EA" w:rsidRDefault="0098251F" w:rsidP="004C25EA">
      <w:pPr>
        <w:rPr>
          <w:rFonts w:eastAsia="MS Mincho"/>
          <w:lang w:val="sr-Cyrl-RS" w:eastAsia="ja-JP"/>
        </w:rPr>
      </w:pPr>
      <w:r>
        <w:rPr>
          <w:rFonts w:eastAsia="MS Mincho"/>
          <w:lang w:val="sr-Cyrl-RS" w:eastAsia="ja-JP"/>
        </w:rPr>
        <w:t>Да би корис</w:t>
      </w:r>
      <w:r w:rsidR="002B3900">
        <w:rPr>
          <w:rFonts w:eastAsia="MS Mincho"/>
          <w:lang w:val="sr-Cyrl-RS" w:eastAsia="ja-JP"/>
        </w:rPr>
        <w:t>ник имао приступ свим функ</w:t>
      </w:r>
      <w:r w:rsidR="005C5390">
        <w:rPr>
          <w:rFonts w:eastAsia="MS Mincho"/>
          <w:lang w:val="sr-Cyrl-RS" w:eastAsia="ja-JP"/>
        </w:rPr>
        <w:t>ционалностима апликације</w:t>
      </w:r>
      <w:r w:rsidR="006216F4">
        <w:rPr>
          <w:rFonts w:eastAsia="MS Mincho"/>
          <w:lang w:val="sr-Cyrl-RS" w:eastAsia="ja-JP"/>
        </w:rPr>
        <w:t>,</w:t>
      </w:r>
      <w:r w:rsidR="005C5390">
        <w:rPr>
          <w:rFonts w:eastAsia="MS Mincho"/>
          <w:lang w:val="sr-Cyrl-RS" w:eastAsia="ja-JP"/>
        </w:rPr>
        <w:t xml:space="preserve"> потребно је да региструје налог и да се пријави.</w:t>
      </w:r>
      <w:r w:rsidR="00BC5D0B">
        <w:rPr>
          <w:rFonts w:eastAsia="MS Mincho"/>
          <w:lang w:val="sr-Cyrl-RS" w:eastAsia="ja-JP"/>
        </w:rPr>
        <w:t xml:space="preserve"> </w:t>
      </w:r>
    </w:p>
    <w:p w14:paraId="5312116F" w14:textId="77777777" w:rsidR="004C25EA" w:rsidRPr="00CD4526" w:rsidRDefault="004C25EA" w:rsidP="004C25EA">
      <w:pPr>
        <w:rPr>
          <w:rFonts w:eastAsia="MS Mincho"/>
          <w:b/>
          <w:bCs/>
          <w:lang w:val="sr-Cyrl-RS" w:eastAsia="ja-JP"/>
        </w:rPr>
      </w:pPr>
      <w:r w:rsidRPr="00996396">
        <w:rPr>
          <w:rFonts w:eastAsia="MS Mincho"/>
          <w:b/>
          <w:bCs/>
          <w:lang w:val="sr-Cyrl-RS" w:eastAsia="ja-JP"/>
        </w:rPr>
        <w:t>Главни ток догађаја</w:t>
      </w:r>
      <w:r w:rsidRPr="00CD4526">
        <w:rPr>
          <w:rFonts w:eastAsia="MS Mincho"/>
          <w:b/>
          <w:bCs/>
          <w:lang w:val="sr-Cyrl-RS" w:eastAsia="ja-JP"/>
        </w:rPr>
        <w:t>:</w:t>
      </w:r>
    </w:p>
    <w:p w14:paraId="6E80AC91" w14:textId="481987A9" w:rsidR="004B6D78" w:rsidRPr="00143020" w:rsidRDefault="006216F4" w:rsidP="004C25EA">
      <w:pPr>
        <w:rPr>
          <w:rFonts w:eastAsia="MS Mincho"/>
          <w:lang w:val="sr-Cyrl-RS" w:eastAsia="ja-JP"/>
        </w:rPr>
      </w:pPr>
      <w:r>
        <w:rPr>
          <w:rFonts w:eastAsia="MS Mincho"/>
          <w:lang w:val="sr-Cyrl-RS" w:eastAsia="ja-JP"/>
        </w:rPr>
        <w:t>Кликом</w:t>
      </w:r>
      <w:r w:rsidR="003E44D6">
        <w:rPr>
          <w:rFonts w:eastAsia="MS Mincho"/>
          <w:lang w:val="sr-Cyrl-RS" w:eastAsia="ja-JP"/>
        </w:rPr>
        <w:t xml:space="preserve"> на дугме </w:t>
      </w:r>
      <w:r w:rsidR="003E44D6" w:rsidRPr="003E44D6">
        <w:rPr>
          <w:rFonts w:eastAsia="MS Mincho"/>
          <w:lang w:val="sr-Cyrl-RS" w:eastAsia="ja-JP"/>
        </w:rPr>
        <w:t>“</w:t>
      </w:r>
      <w:proofErr w:type="spellStart"/>
      <w:r w:rsidR="003E44D6">
        <w:rPr>
          <w:rFonts w:eastAsia="MS Mincho"/>
          <w:lang w:eastAsia="ja-JP"/>
        </w:rPr>
        <w:t>Registruj</w:t>
      </w:r>
      <w:proofErr w:type="spellEnd"/>
      <w:r w:rsidR="003E44D6" w:rsidRPr="003E44D6">
        <w:rPr>
          <w:rFonts w:eastAsia="MS Mincho"/>
          <w:lang w:val="sr-Cyrl-RS" w:eastAsia="ja-JP"/>
        </w:rPr>
        <w:t xml:space="preserve"> </w:t>
      </w:r>
      <w:r w:rsidR="003E44D6">
        <w:rPr>
          <w:rFonts w:eastAsia="MS Mincho"/>
          <w:lang w:eastAsia="ja-JP"/>
        </w:rPr>
        <w:t>se</w:t>
      </w:r>
      <w:r w:rsidRPr="00CD4526">
        <w:rPr>
          <w:rFonts w:eastAsia="MS Mincho"/>
          <w:lang w:val="sr-Cyrl-RS" w:eastAsia="ja-JP"/>
        </w:rPr>
        <w:t>”</w:t>
      </w:r>
      <w:r>
        <w:rPr>
          <w:rFonts w:eastAsia="MS Mincho"/>
          <w:lang w:val="sr-Cyrl-RS" w:eastAsia="ja-JP"/>
        </w:rPr>
        <w:t>,</w:t>
      </w:r>
      <w:r w:rsidR="00B83E9D">
        <w:rPr>
          <w:rFonts w:eastAsia="MS Mincho"/>
          <w:lang w:val="sr-Cyrl-RS" w:eastAsia="ja-JP"/>
        </w:rPr>
        <w:t xml:space="preserve"> </w:t>
      </w:r>
      <w:r>
        <w:rPr>
          <w:rFonts w:eastAsia="MS Mincho"/>
          <w:lang w:val="sr-Cyrl-RS" w:eastAsia="ja-JP"/>
        </w:rPr>
        <w:t>кориснику</w:t>
      </w:r>
      <w:r w:rsidR="003E44D6" w:rsidRPr="003E44D6">
        <w:rPr>
          <w:rFonts w:eastAsia="MS Mincho"/>
          <w:lang w:val="sr-Cyrl-RS" w:eastAsia="ja-JP"/>
        </w:rPr>
        <w:t xml:space="preserve"> </w:t>
      </w:r>
      <w:r w:rsidR="00C356B9">
        <w:rPr>
          <w:rFonts w:eastAsia="MS Mincho"/>
          <w:lang w:val="sr-Cyrl-RS" w:eastAsia="ja-JP"/>
        </w:rPr>
        <w:t xml:space="preserve">се отвара форма за </w:t>
      </w:r>
      <w:r>
        <w:rPr>
          <w:rFonts w:eastAsia="MS Mincho"/>
          <w:lang w:val="sr-Cyrl-RS" w:eastAsia="ja-JP"/>
        </w:rPr>
        <w:t>пријаву.</w:t>
      </w:r>
      <w:r w:rsidR="00C356B9">
        <w:rPr>
          <w:rFonts w:eastAsia="MS Mincho"/>
          <w:lang w:val="sr-Cyrl-RS" w:eastAsia="ja-JP"/>
        </w:rPr>
        <w:t xml:space="preserve"> </w:t>
      </w:r>
      <w:r w:rsidR="007E1C64">
        <w:rPr>
          <w:rFonts w:eastAsia="MS Mincho"/>
          <w:lang w:val="sr-Cyrl-RS" w:eastAsia="ja-JP"/>
        </w:rPr>
        <w:t xml:space="preserve">У датој форми за регистрацију корисник треба да унесе </w:t>
      </w:r>
      <w:r w:rsidR="00D12EE3">
        <w:rPr>
          <w:rFonts w:eastAsia="MS Mincho"/>
          <w:lang w:val="sr-Cyrl-RS" w:eastAsia="ja-JP"/>
        </w:rPr>
        <w:t xml:space="preserve">своје име и презиме, корисничко име, </w:t>
      </w:r>
      <w:r w:rsidR="00D12EE3" w:rsidRPr="006216F4">
        <w:rPr>
          <w:rFonts w:eastAsia="MS Mincho"/>
          <w:i/>
          <w:lang w:eastAsia="ja-JP"/>
        </w:rPr>
        <w:t>e</w:t>
      </w:r>
      <w:r w:rsidR="00D12EE3" w:rsidRPr="006216F4">
        <w:rPr>
          <w:rFonts w:eastAsia="MS Mincho"/>
          <w:i/>
          <w:lang w:val="sr-Cyrl-RS" w:eastAsia="ja-JP"/>
        </w:rPr>
        <w:t>-</w:t>
      </w:r>
      <w:r w:rsidR="00D12EE3" w:rsidRPr="006216F4">
        <w:rPr>
          <w:rFonts w:eastAsia="MS Mincho"/>
          <w:i/>
          <w:lang w:eastAsia="ja-JP"/>
        </w:rPr>
        <w:t>mail</w:t>
      </w:r>
      <w:r w:rsidR="00D12EE3" w:rsidRPr="00D12EE3">
        <w:rPr>
          <w:rFonts w:eastAsia="MS Mincho"/>
          <w:lang w:val="sr-Cyrl-RS" w:eastAsia="ja-JP"/>
        </w:rPr>
        <w:t xml:space="preserve"> </w:t>
      </w:r>
      <w:r w:rsidR="00D12EE3">
        <w:rPr>
          <w:rFonts w:eastAsia="MS Mincho"/>
          <w:lang w:val="sr-Cyrl-RS" w:eastAsia="ja-JP"/>
        </w:rPr>
        <w:t>адресу</w:t>
      </w:r>
      <w:r w:rsidR="005971AB">
        <w:rPr>
          <w:rFonts w:eastAsia="MS Mincho"/>
          <w:lang w:val="sr-Cyrl-RS" w:eastAsia="ja-JP"/>
        </w:rPr>
        <w:t xml:space="preserve">, </w:t>
      </w:r>
      <w:r w:rsidR="00B83E9D">
        <w:rPr>
          <w:rFonts w:eastAsia="MS Mincho"/>
          <w:lang w:val="sr-Cyrl-RS" w:eastAsia="ja-JP"/>
        </w:rPr>
        <w:t>лозинку</w:t>
      </w:r>
      <w:r w:rsidR="005971AB">
        <w:rPr>
          <w:rFonts w:eastAsia="MS Mincho"/>
          <w:lang w:val="sr-Cyrl-RS" w:eastAsia="ja-JP"/>
        </w:rPr>
        <w:t xml:space="preserve"> и </w:t>
      </w:r>
      <w:r w:rsidR="00B0609D">
        <w:rPr>
          <w:rFonts w:eastAsia="MS Mincho"/>
          <w:lang w:val="sr-Cyrl-RS" w:eastAsia="ja-JP"/>
        </w:rPr>
        <w:t xml:space="preserve">да потврди дату </w:t>
      </w:r>
      <w:r w:rsidR="00B83E9D">
        <w:rPr>
          <w:rFonts w:eastAsia="MS Mincho"/>
          <w:lang w:val="sr-Cyrl-RS" w:eastAsia="ja-JP"/>
        </w:rPr>
        <w:t>лозинку</w:t>
      </w:r>
      <w:r w:rsidR="00B0609D">
        <w:rPr>
          <w:rFonts w:eastAsia="MS Mincho"/>
          <w:lang w:val="sr-Cyrl-RS" w:eastAsia="ja-JP"/>
        </w:rPr>
        <w:t xml:space="preserve">. </w:t>
      </w:r>
      <w:r w:rsidR="00A41317">
        <w:rPr>
          <w:rFonts w:eastAsia="MS Mincho"/>
          <w:lang w:val="sr-Cyrl-RS" w:eastAsia="ja-JP"/>
        </w:rPr>
        <w:t xml:space="preserve">За свако поље за унос </w:t>
      </w:r>
      <w:r w:rsidR="00222BA9">
        <w:rPr>
          <w:rFonts w:eastAsia="MS Mincho"/>
          <w:lang w:val="sr-Cyrl-RS" w:eastAsia="ja-JP"/>
        </w:rPr>
        <w:t xml:space="preserve">постоје </w:t>
      </w:r>
      <w:proofErr w:type="spellStart"/>
      <w:r w:rsidR="00222BA9">
        <w:rPr>
          <w:rFonts w:eastAsia="MS Mincho"/>
          <w:lang w:val="sr-Cyrl-RS" w:eastAsia="ja-JP"/>
        </w:rPr>
        <w:t>валидатори</w:t>
      </w:r>
      <w:proofErr w:type="spellEnd"/>
      <w:r w:rsidR="00222BA9">
        <w:rPr>
          <w:rFonts w:eastAsia="MS Mincho"/>
          <w:lang w:val="sr-Cyrl-RS" w:eastAsia="ja-JP"/>
        </w:rPr>
        <w:t xml:space="preserve">. </w:t>
      </w:r>
      <w:r w:rsidR="005B494D" w:rsidRPr="005B494D">
        <w:rPr>
          <w:rFonts w:eastAsia="MS Mincho"/>
          <w:lang w:val="sr-Cyrl-RS" w:eastAsia="ja-JP"/>
        </w:rPr>
        <w:t xml:space="preserve"> </w:t>
      </w:r>
      <w:r w:rsidR="00222BA9">
        <w:rPr>
          <w:rFonts w:eastAsia="MS Mincho"/>
          <w:lang w:val="sr-Cyrl-RS" w:eastAsia="ja-JP"/>
        </w:rPr>
        <w:t>За име и презиме су дозвољен</w:t>
      </w:r>
      <w:r w:rsidR="00AB6C36">
        <w:rPr>
          <w:rFonts w:eastAsia="MS Mincho"/>
          <w:lang w:val="sr-Cyrl-RS" w:eastAsia="ja-JP"/>
        </w:rPr>
        <w:t>а</w:t>
      </w:r>
      <w:r w:rsidR="00222BA9">
        <w:rPr>
          <w:rFonts w:eastAsia="MS Mincho"/>
          <w:lang w:val="sr-Cyrl-RS" w:eastAsia="ja-JP"/>
        </w:rPr>
        <w:t xml:space="preserve"> </w:t>
      </w:r>
      <w:r w:rsidR="00A410FA">
        <w:rPr>
          <w:rFonts w:eastAsia="MS Mincho"/>
          <w:lang w:val="sr-Cyrl-RS" w:eastAsia="ja-JP"/>
        </w:rPr>
        <w:t xml:space="preserve">велика и мала </w:t>
      </w:r>
      <w:r w:rsidR="00AB6C36">
        <w:rPr>
          <w:rFonts w:eastAsia="MS Mincho"/>
          <w:lang w:val="sr-Cyrl-RS" w:eastAsia="ja-JP"/>
        </w:rPr>
        <w:t>слова</w:t>
      </w:r>
      <w:r w:rsidR="00DB7ED8">
        <w:rPr>
          <w:rFonts w:eastAsia="MS Mincho"/>
          <w:lang w:val="sr-Cyrl-RS" w:eastAsia="ja-JP"/>
        </w:rPr>
        <w:t xml:space="preserve">. </w:t>
      </w:r>
      <w:r w:rsidR="00FE1ACB">
        <w:rPr>
          <w:rFonts w:eastAsia="MS Mincho"/>
          <w:lang w:val="sr-Cyrl-RS" w:eastAsia="ja-JP"/>
        </w:rPr>
        <w:t xml:space="preserve">Корисничко име сме само да садржи </w:t>
      </w:r>
      <w:r w:rsidR="00A410FA">
        <w:rPr>
          <w:rFonts w:eastAsia="MS Mincho"/>
          <w:lang w:val="sr-Cyrl-RS" w:eastAsia="ja-JP"/>
        </w:rPr>
        <w:t>слова</w:t>
      </w:r>
      <w:r w:rsidR="00FE1ACB">
        <w:rPr>
          <w:rFonts w:eastAsia="MS Mincho"/>
          <w:lang w:val="sr-Cyrl-RS" w:eastAsia="ja-JP"/>
        </w:rPr>
        <w:t xml:space="preserve"> и бројеве и мора бити дужине од 6 до </w:t>
      </w:r>
      <w:r w:rsidR="00AD7C91">
        <w:rPr>
          <w:rFonts w:eastAsia="MS Mincho"/>
          <w:lang w:val="sr-Cyrl-RS" w:eastAsia="ja-JP"/>
        </w:rPr>
        <w:t>18 карактера.</w:t>
      </w:r>
      <w:r w:rsidR="0090283D">
        <w:rPr>
          <w:rFonts w:eastAsia="MS Mincho"/>
          <w:lang w:val="sr-Cyrl-RS" w:eastAsia="ja-JP"/>
        </w:rPr>
        <w:t xml:space="preserve"> </w:t>
      </w:r>
      <w:r w:rsidR="0090283D" w:rsidRPr="005832C4">
        <w:rPr>
          <w:rFonts w:eastAsia="MS Mincho"/>
          <w:i/>
          <w:lang w:eastAsia="ja-JP"/>
        </w:rPr>
        <w:t>E</w:t>
      </w:r>
      <w:r w:rsidR="0090283D" w:rsidRPr="005832C4">
        <w:rPr>
          <w:rFonts w:eastAsia="MS Mincho"/>
          <w:i/>
          <w:lang w:val="sr-Cyrl-RS" w:eastAsia="ja-JP"/>
        </w:rPr>
        <w:t>-</w:t>
      </w:r>
      <w:r w:rsidR="0090283D" w:rsidRPr="005832C4">
        <w:rPr>
          <w:rFonts w:eastAsia="MS Mincho"/>
          <w:i/>
          <w:lang w:eastAsia="ja-JP"/>
        </w:rPr>
        <w:t>mail</w:t>
      </w:r>
      <w:r w:rsidR="0090283D" w:rsidRPr="005B494D">
        <w:rPr>
          <w:rFonts w:eastAsia="MS Mincho"/>
          <w:lang w:val="sr-Cyrl-RS" w:eastAsia="ja-JP"/>
        </w:rPr>
        <w:t xml:space="preserve"> </w:t>
      </w:r>
      <w:r w:rsidR="0090283D">
        <w:rPr>
          <w:rFonts w:eastAsia="MS Mincho"/>
          <w:lang w:val="sr-Cyrl-RS" w:eastAsia="ja-JP"/>
        </w:rPr>
        <w:t xml:space="preserve">адреса мора </w:t>
      </w:r>
      <w:r w:rsidR="00ED432F">
        <w:rPr>
          <w:rFonts w:eastAsia="MS Mincho"/>
          <w:lang w:val="sr-Cyrl-RS" w:eastAsia="ja-JP"/>
        </w:rPr>
        <w:t xml:space="preserve">да задовољава </w:t>
      </w:r>
      <w:r w:rsidR="005B494D">
        <w:rPr>
          <w:rFonts w:eastAsia="MS Mincho"/>
          <w:lang w:val="sr-Cyrl-RS" w:eastAsia="ja-JP"/>
        </w:rPr>
        <w:t xml:space="preserve">стандард за </w:t>
      </w:r>
      <w:r w:rsidR="005B494D" w:rsidRPr="005832C4">
        <w:rPr>
          <w:rFonts w:eastAsia="MS Mincho"/>
          <w:i/>
          <w:lang w:eastAsia="ja-JP"/>
        </w:rPr>
        <w:t>e</w:t>
      </w:r>
      <w:r w:rsidR="005B494D" w:rsidRPr="005832C4">
        <w:rPr>
          <w:rFonts w:eastAsia="MS Mincho"/>
          <w:i/>
          <w:lang w:val="sr-Cyrl-RS" w:eastAsia="ja-JP"/>
        </w:rPr>
        <w:t>-</w:t>
      </w:r>
      <w:r w:rsidR="005B494D" w:rsidRPr="005832C4">
        <w:rPr>
          <w:rFonts w:eastAsia="MS Mincho"/>
          <w:i/>
          <w:lang w:eastAsia="ja-JP"/>
        </w:rPr>
        <w:t>mail</w:t>
      </w:r>
      <w:r w:rsidR="005B494D">
        <w:rPr>
          <w:rFonts w:eastAsia="MS Mincho"/>
          <w:lang w:val="sr-Cyrl-RS" w:eastAsia="ja-JP"/>
        </w:rPr>
        <w:t xml:space="preserve"> адресе.</w:t>
      </w:r>
      <w:r w:rsidR="004532E2">
        <w:rPr>
          <w:rFonts w:eastAsia="MS Mincho"/>
          <w:lang w:val="sr-Cyrl-RS" w:eastAsia="ja-JP"/>
        </w:rPr>
        <w:t xml:space="preserve"> </w:t>
      </w:r>
      <w:r w:rsidR="00D94309">
        <w:rPr>
          <w:rFonts w:eastAsia="MS Mincho"/>
          <w:lang w:val="sr-Cyrl-RS" w:eastAsia="ja-JP"/>
        </w:rPr>
        <w:t>Лозинка подржава специјалне карактере и мора бити дужине измеђ</w:t>
      </w:r>
      <w:r w:rsidR="00F60FA8">
        <w:rPr>
          <w:rFonts w:eastAsia="MS Mincho"/>
          <w:lang w:val="sr-Cyrl-RS" w:eastAsia="ja-JP"/>
        </w:rPr>
        <w:t>у 6 и 30 карактера.</w:t>
      </w:r>
      <w:r w:rsidR="00866FAE">
        <w:rPr>
          <w:rFonts w:eastAsia="MS Mincho"/>
          <w:lang w:val="sr-Cyrl-RS" w:eastAsia="ja-JP"/>
        </w:rPr>
        <w:t xml:space="preserve"> Након успешне регистрације корисник ће аутоматски бити улогован на апликацију.</w:t>
      </w:r>
    </w:p>
    <w:p w14:paraId="15FB8A44" w14:textId="77777777" w:rsidR="004C25EA" w:rsidRDefault="004C25EA" w:rsidP="004C25EA">
      <w:pPr>
        <w:rPr>
          <w:rFonts w:eastAsia="MS Mincho"/>
          <w:b/>
          <w:bCs/>
          <w:lang w:eastAsia="ja-JP"/>
        </w:rPr>
      </w:pPr>
      <w:r w:rsidRPr="00CD4526">
        <w:rPr>
          <w:rFonts w:eastAsia="MS Mincho"/>
          <w:b/>
          <w:bCs/>
          <w:lang w:val="sr-Cyrl-RS" w:eastAsia="ja-JP"/>
        </w:rPr>
        <w:t>Дефинисање услова</w:t>
      </w:r>
      <w:r w:rsidRPr="00CD4526">
        <w:rPr>
          <w:rFonts w:eastAsia="MS Mincho"/>
          <w:b/>
          <w:bCs/>
          <w:lang w:eastAsia="ja-JP"/>
        </w:rPr>
        <w:t>:</w:t>
      </w:r>
    </w:p>
    <w:p w14:paraId="6DF412EA" w14:textId="77777777" w:rsidR="004C25EA" w:rsidRDefault="004C25EA" w:rsidP="00B83E9D">
      <w:pPr>
        <w:ind w:left="360"/>
        <w:rPr>
          <w:rFonts w:eastAsia="MS Mincho"/>
          <w:lang w:eastAsia="ja-JP"/>
        </w:rPr>
      </w:pPr>
      <w:r>
        <w:rPr>
          <w:rFonts w:eastAsia="MS Mincho"/>
          <w:lang w:val="sr-Cyrl-RS" w:eastAsia="ja-JP"/>
        </w:rPr>
        <w:t>Пред</w:t>
      </w:r>
      <w:r>
        <w:rPr>
          <w:rFonts w:eastAsia="MS Mincho"/>
          <w:lang w:eastAsia="ja-JP"/>
        </w:rPr>
        <w:t>-</w:t>
      </w:r>
      <w:r>
        <w:rPr>
          <w:rFonts w:eastAsia="MS Mincho"/>
          <w:lang w:val="sr-Cyrl-RS" w:eastAsia="ja-JP"/>
        </w:rPr>
        <w:t>услови</w:t>
      </w:r>
      <w:r>
        <w:rPr>
          <w:rFonts w:eastAsia="MS Mincho"/>
          <w:lang w:eastAsia="ja-JP"/>
        </w:rPr>
        <w:t>:</w:t>
      </w:r>
    </w:p>
    <w:p w14:paraId="47868E66" w14:textId="77777777" w:rsidR="004C25EA" w:rsidRPr="005B245C" w:rsidRDefault="004C25EA" w:rsidP="00B83E9D">
      <w:pPr>
        <w:pStyle w:val="ListParagraph"/>
        <w:numPr>
          <w:ilvl w:val="0"/>
          <w:numId w:val="3"/>
        </w:numPr>
        <w:ind w:left="1080"/>
        <w:rPr>
          <w:rFonts w:eastAsia="MS Mincho"/>
          <w:lang w:eastAsia="ja-JP"/>
        </w:rPr>
      </w:pPr>
      <w:r>
        <w:rPr>
          <w:rFonts w:eastAsia="MS Mincho"/>
          <w:lang w:val="sr-Cyrl-RS" w:eastAsia="ja-JP"/>
        </w:rPr>
        <w:t>Покретање апликације</w:t>
      </w:r>
    </w:p>
    <w:p w14:paraId="1011AE68" w14:textId="77777777" w:rsidR="004C25EA" w:rsidRPr="005B245C" w:rsidRDefault="004C25EA" w:rsidP="00B83E9D">
      <w:pPr>
        <w:pStyle w:val="ListParagraph"/>
        <w:numPr>
          <w:ilvl w:val="0"/>
          <w:numId w:val="3"/>
        </w:numPr>
        <w:ind w:left="1080"/>
        <w:rPr>
          <w:rFonts w:eastAsia="MS Mincho"/>
          <w:lang w:eastAsia="ja-JP"/>
        </w:rPr>
      </w:pPr>
      <w:r>
        <w:rPr>
          <w:rFonts w:eastAsia="MS Mincho"/>
          <w:lang w:val="sr-Cyrl-RS" w:eastAsia="ja-JP"/>
        </w:rPr>
        <w:t>Интернет конекција</w:t>
      </w:r>
    </w:p>
    <w:p w14:paraId="115C8CF9" w14:textId="77777777" w:rsidR="004C25EA" w:rsidRDefault="004C25EA" w:rsidP="00B83E9D">
      <w:pPr>
        <w:ind w:left="360"/>
        <w:rPr>
          <w:rFonts w:eastAsia="MS Mincho"/>
          <w:lang w:eastAsia="ja-JP"/>
        </w:rPr>
      </w:pPr>
      <w:r>
        <w:rPr>
          <w:rFonts w:eastAsia="MS Mincho"/>
          <w:lang w:val="sr-Cyrl-RS" w:eastAsia="ja-JP"/>
        </w:rPr>
        <w:t>Пост</w:t>
      </w:r>
      <w:r>
        <w:rPr>
          <w:rFonts w:eastAsia="MS Mincho"/>
          <w:lang w:eastAsia="ja-JP"/>
        </w:rPr>
        <w:t>-</w:t>
      </w:r>
      <w:r>
        <w:rPr>
          <w:rFonts w:eastAsia="MS Mincho"/>
          <w:lang w:val="sr-Cyrl-RS" w:eastAsia="ja-JP"/>
        </w:rPr>
        <w:t>услови</w:t>
      </w:r>
      <w:r>
        <w:rPr>
          <w:rFonts w:eastAsia="MS Mincho"/>
          <w:lang w:eastAsia="ja-JP"/>
        </w:rPr>
        <w:t>:</w:t>
      </w:r>
    </w:p>
    <w:p w14:paraId="2698E0FC" w14:textId="77777777" w:rsidR="004C25EA" w:rsidRPr="00B26C56" w:rsidRDefault="004C25EA" w:rsidP="00B83E9D">
      <w:pPr>
        <w:pStyle w:val="ListParagraph"/>
        <w:numPr>
          <w:ilvl w:val="0"/>
          <w:numId w:val="4"/>
        </w:numPr>
        <w:ind w:left="1080"/>
        <w:rPr>
          <w:rFonts w:eastAsia="MS Mincho"/>
          <w:lang w:eastAsia="ja-JP"/>
        </w:rPr>
      </w:pPr>
      <w:r>
        <w:rPr>
          <w:rFonts w:eastAsia="MS Mincho"/>
          <w:lang w:val="sr-Cyrl-RS" w:eastAsia="ja-JP"/>
        </w:rPr>
        <w:t>Регуларност базе података</w:t>
      </w:r>
    </w:p>
    <w:p w14:paraId="51FBE3AF" w14:textId="77777777" w:rsidR="004C25EA" w:rsidRPr="00B329AC" w:rsidRDefault="004C25EA" w:rsidP="004C25EA">
      <w:pPr>
        <w:rPr>
          <w:rFonts w:eastAsia="MS Mincho"/>
          <w:b/>
          <w:bCs/>
          <w:lang w:eastAsia="ja-JP"/>
        </w:rPr>
      </w:pPr>
      <w:r w:rsidRPr="00B329AC">
        <w:rPr>
          <w:rFonts w:eastAsia="MS Mincho"/>
          <w:b/>
          <w:bCs/>
          <w:lang w:val="sr-Cyrl-RS" w:eastAsia="ja-JP"/>
        </w:rPr>
        <w:t>Алтернативни токови догађаја</w:t>
      </w:r>
      <w:r w:rsidRPr="00B329AC">
        <w:rPr>
          <w:rFonts w:eastAsia="MS Mincho"/>
          <w:b/>
          <w:bCs/>
          <w:lang w:eastAsia="ja-JP"/>
        </w:rPr>
        <w:t>:</w:t>
      </w:r>
    </w:p>
    <w:p w14:paraId="475A9CFF" w14:textId="77777777" w:rsidR="004C25EA" w:rsidRDefault="004C25EA" w:rsidP="00B83E9D">
      <w:pPr>
        <w:ind w:left="360"/>
        <w:rPr>
          <w:rFonts w:eastAsia="MS Mincho"/>
          <w:lang w:eastAsia="ja-JP"/>
        </w:rPr>
      </w:pPr>
      <w:r>
        <w:rPr>
          <w:rFonts w:eastAsia="MS Mincho"/>
          <w:lang w:val="sr-Cyrl-RS" w:eastAsia="ja-JP"/>
        </w:rPr>
        <w:t>Изузеци</w:t>
      </w:r>
      <w:r>
        <w:rPr>
          <w:rFonts w:eastAsia="MS Mincho"/>
          <w:lang w:eastAsia="ja-JP"/>
        </w:rPr>
        <w:t>:</w:t>
      </w:r>
    </w:p>
    <w:p w14:paraId="7A45B61B" w14:textId="5325D538" w:rsidR="004C25EA" w:rsidRPr="00E36DB6" w:rsidRDefault="004C25EA" w:rsidP="00B83E9D">
      <w:pPr>
        <w:pStyle w:val="ListParagraph"/>
        <w:numPr>
          <w:ilvl w:val="0"/>
          <w:numId w:val="4"/>
        </w:numPr>
        <w:ind w:left="1080"/>
        <w:rPr>
          <w:rFonts w:eastAsia="MS Mincho"/>
          <w:lang w:eastAsia="ja-JP"/>
        </w:rPr>
      </w:pPr>
      <w:r>
        <w:rPr>
          <w:rFonts w:eastAsia="MS Mincho"/>
          <w:lang w:val="sr-Cyrl-RS" w:eastAsia="ja-JP"/>
        </w:rPr>
        <w:t xml:space="preserve">Неуспешно </w:t>
      </w:r>
      <w:r w:rsidR="008C172A">
        <w:rPr>
          <w:rFonts w:eastAsia="MS Mincho"/>
          <w:lang w:val="sr-Cyrl-RS" w:eastAsia="ja-JP"/>
        </w:rPr>
        <w:t>регистровање</w:t>
      </w:r>
      <w:r w:rsidR="00442B58">
        <w:rPr>
          <w:rFonts w:eastAsia="MS Mincho"/>
          <w:lang w:val="sr-Cyrl-RS" w:eastAsia="ja-JP"/>
        </w:rPr>
        <w:t>: Уколико</w:t>
      </w:r>
      <w:r w:rsidR="008C172A">
        <w:rPr>
          <w:rFonts w:eastAsia="MS Mincho"/>
          <w:lang w:val="sr-Cyrl-RS" w:eastAsia="ja-JP"/>
        </w:rPr>
        <w:t xml:space="preserve"> корисник н</w:t>
      </w:r>
      <w:r w:rsidR="00BF22E4">
        <w:rPr>
          <w:rFonts w:eastAsia="MS Mincho"/>
          <w:lang w:eastAsia="ja-JP"/>
        </w:rPr>
        <w:t xml:space="preserve">e </w:t>
      </w:r>
      <w:r w:rsidR="00BF22E4">
        <w:rPr>
          <w:rFonts w:eastAsia="MS Mincho"/>
          <w:lang w:val="sr-Cyrl-RS" w:eastAsia="ja-JP"/>
        </w:rPr>
        <w:t xml:space="preserve">унесе исправан формат података или </w:t>
      </w:r>
      <w:r w:rsidR="00442B58">
        <w:rPr>
          <w:rFonts w:eastAsia="MS Mincho"/>
          <w:lang w:val="sr-Cyrl-RS" w:eastAsia="ja-JP"/>
        </w:rPr>
        <w:t xml:space="preserve">не попуни </w:t>
      </w:r>
      <w:r w:rsidR="00BF22E4">
        <w:rPr>
          <w:rFonts w:eastAsia="MS Mincho"/>
          <w:lang w:val="sr-Cyrl-RS" w:eastAsia="ja-JP"/>
        </w:rPr>
        <w:t xml:space="preserve">сва </w:t>
      </w:r>
      <w:r w:rsidR="00442B58">
        <w:rPr>
          <w:rFonts w:eastAsia="MS Mincho"/>
          <w:lang w:val="sr-Cyrl-RS" w:eastAsia="ja-JP"/>
        </w:rPr>
        <w:t>обавезна</w:t>
      </w:r>
      <w:r w:rsidR="00BF22E4">
        <w:rPr>
          <w:rFonts w:eastAsia="MS Mincho"/>
          <w:lang w:val="sr-Cyrl-RS" w:eastAsia="ja-JP"/>
        </w:rPr>
        <w:t xml:space="preserve"> поља</w:t>
      </w:r>
      <w:r w:rsidR="00442B58">
        <w:rPr>
          <w:rFonts w:eastAsia="MS Mincho"/>
          <w:lang w:val="sr-Cyrl-RS" w:eastAsia="ja-JP"/>
        </w:rPr>
        <w:t>,</w:t>
      </w:r>
      <w:r w:rsidR="006C37F5">
        <w:rPr>
          <w:rFonts w:eastAsia="MS Mincho"/>
          <w:lang w:val="sr-Cyrl-RS" w:eastAsia="ja-JP"/>
        </w:rPr>
        <w:t xml:space="preserve"> добија обавештење да </w:t>
      </w:r>
      <w:r w:rsidR="0050063B">
        <w:rPr>
          <w:rFonts w:eastAsia="MS Mincho"/>
          <w:lang w:val="sr-Cyrl-RS" w:eastAsia="ja-JP"/>
        </w:rPr>
        <w:t>исправи унете податке</w:t>
      </w:r>
      <w:r w:rsidR="00EF1387">
        <w:rPr>
          <w:rFonts w:eastAsia="MS Mincho"/>
          <w:lang w:val="sr-Cyrl-RS" w:eastAsia="ja-JP"/>
        </w:rPr>
        <w:t>. Регистрација ће бити неуспешна</w:t>
      </w:r>
      <w:r w:rsidR="008268FE">
        <w:rPr>
          <w:rFonts w:eastAsia="MS Mincho"/>
          <w:lang w:val="sr-Cyrl-RS" w:eastAsia="ja-JP"/>
        </w:rPr>
        <w:t xml:space="preserve"> и у случају да већ постоји корисник са датим корисничким именом или </w:t>
      </w:r>
      <w:r w:rsidR="008268FE">
        <w:rPr>
          <w:rFonts w:eastAsia="MS Mincho"/>
          <w:lang w:eastAsia="ja-JP"/>
        </w:rPr>
        <w:t xml:space="preserve">e-mail </w:t>
      </w:r>
      <w:r w:rsidR="008268FE">
        <w:rPr>
          <w:rFonts w:eastAsia="MS Mincho"/>
          <w:lang w:val="sr-Cyrl-RS" w:eastAsia="ja-JP"/>
        </w:rPr>
        <w:t>адресом</w:t>
      </w:r>
      <w:r w:rsidR="0050063B">
        <w:rPr>
          <w:rFonts w:eastAsia="MS Mincho"/>
          <w:lang w:val="sr-Cyrl-RS" w:eastAsia="ja-JP"/>
        </w:rPr>
        <w:t>.</w:t>
      </w:r>
    </w:p>
    <w:p w14:paraId="5F6810FC" w14:textId="77777777" w:rsidR="004C25EA" w:rsidRPr="00E36DB6" w:rsidRDefault="004C25EA" w:rsidP="004C25EA">
      <w:pPr>
        <w:rPr>
          <w:rFonts w:eastAsia="MS Mincho"/>
          <w:b/>
          <w:bCs/>
          <w:lang w:eastAsia="ja-JP"/>
        </w:rPr>
      </w:pPr>
      <w:r w:rsidRPr="00E36DB6">
        <w:rPr>
          <w:rFonts w:eastAsia="MS Mincho"/>
          <w:b/>
          <w:bCs/>
          <w:lang w:val="sr-Cyrl-RS" w:eastAsia="ja-JP"/>
        </w:rPr>
        <w:t>Захтеви</w:t>
      </w:r>
      <w:r w:rsidRPr="00E36DB6">
        <w:rPr>
          <w:rFonts w:eastAsia="MS Mincho"/>
          <w:b/>
          <w:bCs/>
          <w:lang w:eastAsia="ja-JP"/>
        </w:rPr>
        <w:t>:</w:t>
      </w:r>
    </w:p>
    <w:p w14:paraId="36607208" w14:textId="40D3BCF1" w:rsidR="004C25EA" w:rsidRPr="003172FA" w:rsidRDefault="004C25EA" w:rsidP="00B548A0">
      <w:pPr>
        <w:pStyle w:val="ListParagraph"/>
        <w:numPr>
          <w:ilvl w:val="0"/>
          <w:numId w:val="4"/>
        </w:numPr>
        <w:rPr>
          <w:rFonts w:eastAsia="MS Mincho"/>
          <w:lang w:eastAsia="ja-JP"/>
        </w:rPr>
      </w:pPr>
      <w:r>
        <w:rPr>
          <w:rFonts w:eastAsia="MS Mincho"/>
          <w:lang w:val="sr-Cyrl-RS" w:eastAsia="ja-JP"/>
        </w:rPr>
        <w:t>Конкурентан рад више корисника</w:t>
      </w:r>
      <w:r>
        <w:rPr>
          <w:rFonts w:eastAsia="MS Mincho"/>
          <w:lang w:eastAsia="ja-JP"/>
        </w:rPr>
        <w:t xml:space="preserve">: </w:t>
      </w:r>
      <w:r>
        <w:rPr>
          <w:rFonts w:eastAsia="MS Mincho"/>
          <w:lang w:val="sr-Cyrl-RS" w:eastAsia="ja-JP"/>
        </w:rPr>
        <w:t>Потребно је обезбедити могућност истовременог рада више корисника.</w:t>
      </w:r>
    </w:p>
    <w:p w14:paraId="19BD8A7C" w14:textId="40D3BCF1" w:rsidR="00D872EB" w:rsidRDefault="00D872EB" w:rsidP="00CE4693">
      <w:pPr>
        <w:rPr>
          <w:rFonts w:eastAsia="MS Mincho"/>
          <w:lang w:eastAsia="ja-JP"/>
        </w:rPr>
      </w:pPr>
    </w:p>
    <w:p w14:paraId="119A893F" w14:textId="40D3BCF1" w:rsidR="007215E2" w:rsidRPr="00CE4693" w:rsidRDefault="007215E2" w:rsidP="00CE4693">
      <w:pPr>
        <w:rPr>
          <w:lang w:val="sr-Cyrl-RS"/>
        </w:rPr>
      </w:pPr>
    </w:p>
    <w:p w14:paraId="4A0493FD" w14:textId="4AB4887A" w:rsidR="009A2715" w:rsidRDefault="001A7D46" w:rsidP="001A7D46">
      <w:pPr>
        <w:pStyle w:val="Heading3"/>
        <w:rPr>
          <w:lang w:val="sr-Cyrl-RS"/>
        </w:rPr>
      </w:pPr>
      <w:bookmarkStart w:id="48" w:name="_Toc101465955"/>
      <w:r>
        <w:rPr>
          <w:lang w:val="sr-Cyrl-RS"/>
        </w:rPr>
        <w:lastRenderedPageBreak/>
        <w:t>Приказ јавних података</w:t>
      </w:r>
      <w:bookmarkEnd w:id="48"/>
    </w:p>
    <w:p w14:paraId="5A4BCBD1" w14:textId="7073E060" w:rsidR="00C61D8F" w:rsidRPr="00C61D8F" w:rsidRDefault="00C61D8F" w:rsidP="00C61D8F">
      <w:pPr>
        <w:rPr>
          <w:lang w:val="sr-Cyrl-RS"/>
        </w:rPr>
      </w:pPr>
    </w:p>
    <w:p w14:paraId="54866104" w14:textId="55EE69E7" w:rsidR="002032C2" w:rsidRDefault="002032C2" w:rsidP="002032C2">
      <w:pPr>
        <w:rPr>
          <w:rFonts w:eastAsia="MS Mincho"/>
          <w:lang w:val="sr-Cyrl-RS" w:eastAsia="ja-JP"/>
        </w:rPr>
      </w:pPr>
      <w:r w:rsidRPr="00B81A84">
        <w:rPr>
          <w:b/>
          <w:bCs/>
          <w:lang w:val="sr-Cyrl-RS"/>
        </w:rPr>
        <w:t>Кратак опис</w:t>
      </w:r>
      <w:r w:rsidRPr="00791AF2">
        <w:rPr>
          <w:rFonts w:eastAsia="MS Mincho"/>
          <w:lang w:val="sr-Cyrl-RS" w:eastAsia="ja-JP"/>
        </w:rPr>
        <w:t xml:space="preserve">: </w:t>
      </w:r>
      <w:r w:rsidR="0075186F">
        <w:rPr>
          <w:rFonts w:eastAsia="MS Mincho"/>
          <w:lang w:val="sr-Cyrl-RS" w:eastAsia="ja-JP"/>
        </w:rPr>
        <w:t xml:space="preserve">Приказ јавних извора података и </w:t>
      </w:r>
      <w:r w:rsidR="001446BC">
        <w:rPr>
          <w:rFonts w:eastAsia="MS Mincho"/>
          <w:lang w:val="sr-Cyrl-RS" w:eastAsia="ja-JP"/>
        </w:rPr>
        <w:t xml:space="preserve">тренираних </w:t>
      </w:r>
      <w:r w:rsidR="005976FC">
        <w:rPr>
          <w:rFonts w:eastAsia="MS Mincho"/>
          <w:lang w:val="sr-Cyrl-RS" w:eastAsia="ja-JP"/>
        </w:rPr>
        <w:t>модела.</w:t>
      </w:r>
    </w:p>
    <w:p w14:paraId="4244AA99" w14:textId="1255C105" w:rsidR="002032C2" w:rsidRPr="00CD4526" w:rsidRDefault="002032C2" w:rsidP="002032C2">
      <w:pPr>
        <w:rPr>
          <w:rFonts w:eastAsia="MS Mincho"/>
          <w:lang w:val="sr-Cyrl-RS" w:eastAsia="ja-JP"/>
        </w:rPr>
      </w:pPr>
      <w:r w:rsidRPr="000531F2">
        <w:rPr>
          <w:rFonts w:eastAsia="MS Mincho"/>
          <w:b/>
          <w:bCs/>
          <w:lang w:val="sr-Cyrl-RS" w:eastAsia="ja-JP"/>
        </w:rPr>
        <w:t>Опис случаја коришћења</w:t>
      </w:r>
      <w:r w:rsidRPr="00CD4526">
        <w:rPr>
          <w:rFonts w:eastAsia="MS Mincho"/>
          <w:lang w:val="sr-Cyrl-RS" w:eastAsia="ja-JP"/>
        </w:rPr>
        <w:t xml:space="preserve">: </w:t>
      </w:r>
    </w:p>
    <w:p w14:paraId="388F25C3" w14:textId="2AE330D5" w:rsidR="00315AA6" w:rsidRDefault="006D6F15" w:rsidP="002032C2">
      <w:pPr>
        <w:rPr>
          <w:rFonts w:eastAsia="MS Mincho"/>
          <w:lang w:val="sr-Cyrl-RS" w:eastAsia="ja-JP"/>
        </w:rPr>
      </w:pPr>
      <w:r>
        <w:rPr>
          <w:rFonts w:eastAsia="MS Mincho"/>
          <w:lang w:val="sr-Cyrl-RS" w:eastAsia="ja-JP"/>
        </w:rPr>
        <w:t xml:space="preserve">Корисник може да </w:t>
      </w:r>
      <w:r w:rsidR="005A191A">
        <w:rPr>
          <w:rFonts w:eastAsia="MS Mincho"/>
          <w:lang w:val="sr-Cyrl-RS" w:eastAsia="ja-JP"/>
        </w:rPr>
        <w:t xml:space="preserve">излиста јавне </w:t>
      </w:r>
      <w:r w:rsidR="00CB408F">
        <w:rPr>
          <w:rFonts w:eastAsia="MS Mincho"/>
          <w:lang w:val="sr-Cyrl-RS" w:eastAsia="ja-JP"/>
        </w:rPr>
        <w:t>изворе података или модел</w:t>
      </w:r>
      <w:r w:rsidR="00D36D8C">
        <w:rPr>
          <w:rFonts w:eastAsia="MS Mincho"/>
          <w:lang w:val="sr-Cyrl-RS" w:eastAsia="ja-JP"/>
        </w:rPr>
        <w:t xml:space="preserve">е и да их </w:t>
      </w:r>
      <w:r w:rsidR="00413CAC">
        <w:rPr>
          <w:rFonts w:eastAsia="MS Mincho"/>
          <w:lang w:val="sr-Cyrl-RS" w:eastAsia="ja-JP"/>
        </w:rPr>
        <w:t>дода у своју колекцију</w:t>
      </w:r>
      <w:r w:rsidR="00D36D8C">
        <w:rPr>
          <w:rFonts w:eastAsia="MS Mincho"/>
          <w:lang w:val="sr-Cyrl-RS" w:eastAsia="ja-JP"/>
        </w:rPr>
        <w:t>.</w:t>
      </w:r>
    </w:p>
    <w:p w14:paraId="55F7E712" w14:textId="7AA5753A" w:rsidR="002032C2" w:rsidRPr="00CD4526" w:rsidRDefault="002032C2" w:rsidP="002032C2">
      <w:pPr>
        <w:rPr>
          <w:rFonts w:eastAsia="MS Mincho"/>
          <w:b/>
          <w:bCs/>
          <w:lang w:val="sr-Cyrl-RS" w:eastAsia="ja-JP"/>
        </w:rPr>
      </w:pPr>
      <w:r w:rsidRPr="00996396">
        <w:rPr>
          <w:rFonts w:eastAsia="MS Mincho"/>
          <w:b/>
          <w:bCs/>
          <w:lang w:val="sr-Cyrl-RS" w:eastAsia="ja-JP"/>
        </w:rPr>
        <w:t>Главни ток догађаја</w:t>
      </w:r>
      <w:r w:rsidRPr="00CD4526">
        <w:rPr>
          <w:rFonts w:eastAsia="MS Mincho"/>
          <w:b/>
          <w:bCs/>
          <w:lang w:val="sr-Cyrl-RS" w:eastAsia="ja-JP"/>
        </w:rPr>
        <w:t>:</w:t>
      </w:r>
    </w:p>
    <w:p w14:paraId="0D39CB54" w14:textId="5687947B" w:rsidR="00DD79FE" w:rsidRPr="00E42319" w:rsidRDefault="00E42319" w:rsidP="002032C2">
      <w:pPr>
        <w:rPr>
          <w:rFonts w:eastAsia="MS Mincho"/>
          <w:lang w:val="sr-Cyrl-RS" w:eastAsia="ja-JP"/>
        </w:rPr>
      </w:pPr>
      <w:r>
        <w:rPr>
          <w:rFonts w:eastAsia="MS Mincho"/>
          <w:lang w:val="sr-Cyrl-RS" w:eastAsia="ja-JP"/>
        </w:rPr>
        <w:t>Корисник на почетној страни мо</w:t>
      </w:r>
      <w:r w:rsidR="003D791F">
        <w:rPr>
          <w:rFonts w:eastAsia="MS Mincho"/>
          <w:lang w:val="sr-Cyrl-RS" w:eastAsia="ja-JP"/>
        </w:rPr>
        <w:t xml:space="preserve">же да види </w:t>
      </w:r>
      <w:r w:rsidR="00E44BFE">
        <w:rPr>
          <w:rFonts w:eastAsia="MS Mincho"/>
          <w:lang w:val="sr-Cyrl-RS" w:eastAsia="ja-JP"/>
        </w:rPr>
        <w:t xml:space="preserve">најновије </w:t>
      </w:r>
      <w:r w:rsidR="009B7BFD">
        <w:rPr>
          <w:rFonts w:eastAsia="MS Mincho"/>
          <w:lang w:val="sr-Cyrl-RS" w:eastAsia="ja-JP"/>
        </w:rPr>
        <w:t xml:space="preserve">јавне </w:t>
      </w:r>
      <w:r w:rsidR="004A10A3">
        <w:rPr>
          <w:rFonts w:eastAsia="MS Mincho"/>
          <w:lang w:val="sr-Cyrl-RS" w:eastAsia="ja-JP"/>
        </w:rPr>
        <w:t>извор</w:t>
      </w:r>
      <w:r w:rsidR="009B7BFD">
        <w:rPr>
          <w:rFonts w:eastAsia="MS Mincho"/>
          <w:lang w:val="sr-Cyrl-RS" w:eastAsia="ja-JP"/>
        </w:rPr>
        <w:t>е</w:t>
      </w:r>
      <w:r w:rsidR="004A10A3">
        <w:rPr>
          <w:rFonts w:eastAsia="MS Mincho"/>
          <w:lang w:val="sr-Cyrl-RS" w:eastAsia="ja-JP"/>
        </w:rPr>
        <w:t xml:space="preserve"> података и </w:t>
      </w:r>
      <w:r w:rsidR="009B7BFD">
        <w:rPr>
          <w:rFonts w:eastAsia="MS Mincho"/>
          <w:lang w:val="sr-Cyrl-RS" w:eastAsia="ja-JP"/>
        </w:rPr>
        <w:t xml:space="preserve">јавне </w:t>
      </w:r>
      <w:r w:rsidR="001446BC">
        <w:rPr>
          <w:rFonts w:eastAsia="MS Mincho"/>
          <w:lang w:val="sr-Cyrl-RS" w:eastAsia="ja-JP"/>
        </w:rPr>
        <w:t>трениране</w:t>
      </w:r>
      <w:r w:rsidR="009B7BFD">
        <w:rPr>
          <w:rFonts w:eastAsia="MS Mincho"/>
          <w:lang w:val="sr-Cyrl-RS" w:eastAsia="ja-JP"/>
        </w:rPr>
        <w:t xml:space="preserve"> </w:t>
      </w:r>
      <w:r w:rsidR="00315353">
        <w:rPr>
          <w:rFonts w:eastAsia="MS Mincho"/>
          <w:lang w:val="sr-Cyrl-RS" w:eastAsia="ja-JP"/>
        </w:rPr>
        <w:t>моделе.</w:t>
      </w:r>
      <w:r w:rsidR="00E44BFE">
        <w:rPr>
          <w:rFonts w:eastAsia="MS Mincho"/>
          <w:lang w:val="sr-Cyrl-RS" w:eastAsia="ja-JP"/>
        </w:rPr>
        <w:t xml:space="preserve"> Такође</w:t>
      </w:r>
      <w:r w:rsidR="00890B23">
        <w:rPr>
          <w:rFonts w:eastAsia="MS Mincho"/>
          <w:lang w:val="sr-Cyrl-RS" w:eastAsia="ja-JP"/>
        </w:rPr>
        <w:t xml:space="preserve">, </w:t>
      </w:r>
      <w:r w:rsidR="008C79CE">
        <w:rPr>
          <w:rFonts w:eastAsia="MS Mincho"/>
          <w:lang w:val="sr-Cyrl-RS" w:eastAsia="ja-JP"/>
        </w:rPr>
        <w:t>кликом на одговарајући натпис</w:t>
      </w:r>
      <w:r w:rsidR="00A366C5">
        <w:rPr>
          <w:rFonts w:eastAsia="MS Mincho"/>
          <w:lang w:val="sr-Cyrl-RS" w:eastAsia="ja-JP"/>
        </w:rPr>
        <w:t xml:space="preserve"> може</w:t>
      </w:r>
      <w:r w:rsidR="00E44BFE">
        <w:rPr>
          <w:rFonts w:eastAsia="MS Mincho"/>
          <w:lang w:val="sr-Cyrl-RS" w:eastAsia="ja-JP"/>
        </w:rPr>
        <w:t xml:space="preserve"> да отвори стран</w:t>
      </w:r>
      <w:r w:rsidR="00A366C5">
        <w:rPr>
          <w:rFonts w:eastAsia="MS Mincho"/>
          <w:lang w:val="sr-Cyrl-RS" w:eastAsia="ja-JP"/>
        </w:rPr>
        <w:t>е</w:t>
      </w:r>
      <w:r w:rsidR="00E44BFE">
        <w:rPr>
          <w:rFonts w:eastAsia="MS Mincho"/>
          <w:lang w:val="sr-Cyrl-RS" w:eastAsia="ja-JP"/>
        </w:rPr>
        <w:t xml:space="preserve"> са </w:t>
      </w:r>
      <w:r w:rsidR="007A23BB">
        <w:rPr>
          <w:rFonts w:eastAsia="MS Mincho"/>
          <w:lang w:val="sr-Cyrl-RS" w:eastAsia="ja-JP"/>
        </w:rPr>
        <w:t xml:space="preserve">јавним изворима података и </w:t>
      </w:r>
      <w:r w:rsidR="00A513B6">
        <w:rPr>
          <w:rFonts w:eastAsia="MS Mincho"/>
          <w:lang w:val="sr-Cyrl-RS" w:eastAsia="ja-JP"/>
        </w:rPr>
        <w:t xml:space="preserve">тренираним </w:t>
      </w:r>
      <w:r w:rsidR="007A23BB">
        <w:rPr>
          <w:rFonts w:eastAsia="MS Mincho"/>
          <w:lang w:val="sr-Cyrl-RS" w:eastAsia="ja-JP"/>
        </w:rPr>
        <w:t xml:space="preserve">моделима. </w:t>
      </w:r>
      <w:r w:rsidR="00BA60E7">
        <w:rPr>
          <w:rFonts w:eastAsia="MS Mincho"/>
          <w:lang w:val="sr-Cyrl-RS" w:eastAsia="ja-JP"/>
        </w:rPr>
        <w:t xml:space="preserve">Јавне податке корисник може да </w:t>
      </w:r>
      <w:r w:rsidR="00256727">
        <w:rPr>
          <w:rFonts w:eastAsia="MS Mincho"/>
          <w:lang w:val="sr-Cyrl-RS" w:eastAsia="ja-JP"/>
        </w:rPr>
        <w:t>дода у своју колекцију</w:t>
      </w:r>
      <w:r w:rsidR="004629A8">
        <w:rPr>
          <w:rFonts w:eastAsia="MS Mincho"/>
          <w:lang w:val="sr-Cyrl-RS" w:eastAsia="ja-JP"/>
        </w:rPr>
        <w:t>.</w:t>
      </w:r>
      <w:r w:rsidR="00BA60E7">
        <w:rPr>
          <w:rFonts w:eastAsia="MS Mincho"/>
          <w:lang w:val="sr-Cyrl-RS" w:eastAsia="ja-JP"/>
        </w:rPr>
        <w:t xml:space="preserve"> </w:t>
      </w:r>
      <w:r w:rsidR="008A3C33">
        <w:rPr>
          <w:rFonts w:eastAsia="MS Mincho"/>
          <w:lang w:val="sr-Cyrl-RS" w:eastAsia="ja-JP"/>
        </w:rPr>
        <w:t xml:space="preserve">Након тога може да користи </w:t>
      </w:r>
      <w:r w:rsidR="00256727">
        <w:rPr>
          <w:rFonts w:eastAsia="MS Mincho"/>
          <w:lang w:val="sr-Cyrl-RS" w:eastAsia="ja-JP"/>
        </w:rPr>
        <w:t>додати</w:t>
      </w:r>
      <w:r w:rsidR="002225DA">
        <w:rPr>
          <w:rFonts w:eastAsia="MS Mincho"/>
          <w:lang w:val="sr-Cyrl-RS" w:eastAsia="ja-JP"/>
        </w:rPr>
        <w:t xml:space="preserve"> извор података </w:t>
      </w:r>
      <w:r w:rsidR="00256727">
        <w:rPr>
          <w:rFonts w:eastAsia="MS Mincho"/>
          <w:lang w:val="sr-Cyrl-RS" w:eastAsia="ja-JP"/>
        </w:rPr>
        <w:t>како би</w:t>
      </w:r>
      <w:r w:rsidR="002225DA">
        <w:rPr>
          <w:rFonts w:eastAsia="MS Mincho"/>
          <w:lang w:val="sr-Cyrl-RS" w:eastAsia="ja-JP"/>
        </w:rPr>
        <w:t xml:space="preserve"> направи</w:t>
      </w:r>
      <w:r w:rsidR="00256727">
        <w:rPr>
          <w:rFonts w:eastAsia="MS Mincho"/>
          <w:lang w:val="sr-Cyrl-RS" w:eastAsia="ja-JP"/>
        </w:rPr>
        <w:t>о</w:t>
      </w:r>
      <w:r w:rsidR="002225DA">
        <w:rPr>
          <w:rFonts w:eastAsia="MS Mincho"/>
          <w:lang w:val="sr-Cyrl-RS" w:eastAsia="ja-JP"/>
        </w:rPr>
        <w:t xml:space="preserve"> експеримент и да </w:t>
      </w:r>
      <w:r w:rsidR="00DE083A">
        <w:rPr>
          <w:rFonts w:eastAsia="MS Mincho"/>
          <w:lang w:val="sr-Cyrl-RS" w:eastAsia="ja-JP"/>
        </w:rPr>
        <w:t>истренира</w:t>
      </w:r>
      <w:r w:rsidR="002225DA">
        <w:rPr>
          <w:rFonts w:eastAsia="MS Mincho"/>
          <w:lang w:val="sr-Cyrl-RS" w:eastAsia="ja-JP"/>
        </w:rPr>
        <w:t xml:space="preserve"> модел.</w:t>
      </w:r>
      <w:r w:rsidR="00F05E95">
        <w:rPr>
          <w:rFonts w:eastAsia="MS Mincho"/>
          <w:lang w:val="sr-Cyrl-RS" w:eastAsia="ja-JP"/>
        </w:rPr>
        <w:t xml:space="preserve"> </w:t>
      </w:r>
      <w:r w:rsidR="000E3B24">
        <w:rPr>
          <w:rFonts w:eastAsia="MS Mincho"/>
          <w:lang w:val="sr-Cyrl-RS" w:eastAsia="ja-JP"/>
        </w:rPr>
        <w:t xml:space="preserve">Важно је нагласити да </w:t>
      </w:r>
      <w:r w:rsidR="00396DCF">
        <w:rPr>
          <w:rFonts w:eastAsia="MS Mincho"/>
          <w:lang w:val="sr-Cyrl-RS" w:eastAsia="ja-JP"/>
        </w:rPr>
        <w:t xml:space="preserve">ће подаци </w:t>
      </w:r>
      <w:r w:rsidR="00DE083A">
        <w:rPr>
          <w:rFonts w:eastAsia="MS Mincho"/>
          <w:lang w:val="sr-Cyrl-RS" w:eastAsia="ja-JP"/>
        </w:rPr>
        <w:t xml:space="preserve">које </w:t>
      </w:r>
      <w:proofErr w:type="spellStart"/>
      <w:r w:rsidR="00DE083A">
        <w:rPr>
          <w:rFonts w:eastAsia="MS Mincho"/>
          <w:lang w:val="sr-Cyrl-RS" w:eastAsia="ja-JP"/>
        </w:rPr>
        <w:t>нерегистровани</w:t>
      </w:r>
      <w:proofErr w:type="spellEnd"/>
      <w:r w:rsidR="00DE083A">
        <w:rPr>
          <w:rFonts w:eastAsia="MS Mincho"/>
          <w:lang w:val="sr-Cyrl-RS" w:eastAsia="ja-JP"/>
        </w:rPr>
        <w:t xml:space="preserve"> корисник дода у свој колекцију</w:t>
      </w:r>
      <w:r w:rsidR="00396DCF">
        <w:rPr>
          <w:rFonts w:eastAsia="MS Mincho"/>
          <w:lang w:val="sr-Cyrl-RS" w:eastAsia="ja-JP"/>
        </w:rPr>
        <w:t xml:space="preserve"> бити обрисан</w:t>
      </w:r>
      <w:r w:rsidR="00A109FC">
        <w:rPr>
          <w:rFonts w:eastAsia="MS Mincho"/>
          <w:lang w:val="sr-Cyrl-RS" w:eastAsia="ja-JP"/>
        </w:rPr>
        <w:t>и</w:t>
      </w:r>
      <w:r w:rsidR="00396DCF">
        <w:rPr>
          <w:rFonts w:eastAsia="MS Mincho"/>
          <w:lang w:val="sr-Cyrl-RS" w:eastAsia="ja-JP"/>
        </w:rPr>
        <w:t xml:space="preserve"> 24 </w:t>
      </w:r>
      <w:r w:rsidR="00696351">
        <w:rPr>
          <w:rFonts w:eastAsia="MS Mincho"/>
          <w:lang w:val="sr-Cyrl-RS" w:eastAsia="ja-JP"/>
        </w:rPr>
        <w:t>часа</w:t>
      </w:r>
      <w:r w:rsidR="00F92CA7">
        <w:rPr>
          <w:rFonts w:eastAsia="MS Mincho"/>
          <w:lang w:val="sr-Cyrl-RS" w:eastAsia="ja-JP"/>
        </w:rPr>
        <w:t xml:space="preserve"> </w:t>
      </w:r>
      <w:r w:rsidR="00DE083A">
        <w:rPr>
          <w:rFonts w:eastAsia="MS Mincho"/>
          <w:lang w:val="sr-Cyrl-RS" w:eastAsia="ja-JP"/>
        </w:rPr>
        <w:t>након пријаве</w:t>
      </w:r>
      <w:r w:rsidR="00A109FC">
        <w:rPr>
          <w:rFonts w:eastAsia="MS Mincho"/>
          <w:lang w:val="sr-Cyrl-RS" w:eastAsia="ja-JP"/>
        </w:rPr>
        <w:t>.</w:t>
      </w:r>
    </w:p>
    <w:p w14:paraId="1C7678E3" w14:textId="1255C105" w:rsidR="002032C2" w:rsidRPr="00E42319" w:rsidRDefault="002032C2" w:rsidP="002032C2">
      <w:pPr>
        <w:rPr>
          <w:rFonts w:eastAsia="MS Mincho"/>
          <w:b/>
          <w:lang w:val="sr-Cyrl-RS" w:eastAsia="ja-JP"/>
        </w:rPr>
      </w:pPr>
      <w:r w:rsidRPr="00CD4526">
        <w:rPr>
          <w:rFonts w:eastAsia="MS Mincho"/>
          <w:b/>
          <w:bCs/>
          <w:lang w:val="sr-Cyrl-RS" w:eastAsia="ja-JP"/>
        </w:rPr>
        <w:t>Дефинисање услова</w:t>
      </w:r>
      <w:r w:rsidRPr="00E42319">
        <w:rPr>
          <w:rFonts w:eastAsia="MS Mincho"/>
          <w:b/>
          <w:lang w:val="sr-Cyrl-RS" w:eastAsia="ja-JP"/>
        </w:rPr>
        <w:t>:</w:t>
      </w:r>
    </w:p>
    <w:p w14:paraId="0808618D" w14:textId="3457F079" w:rsidR="002032C2" w:rsidRDefault="002032C2" w:rsidP="00590641">
      <w:pPr>
        <w:ind w:left="360"/>
        <w:rPr>
          <w:rFonts w:eastAsia="MS Mincho"/>
          <w:lang w:eastAsia="ja-JP"/>
        </w:rPr>
      </w:pPr>
      <w:r>
        <w:rPr>
          <w:rFonts w:eastAsia="MS Mincho"/>
          <w:lang w:val="sr-Cyrl-RS" w:eastAsia="ja-JP"/>
        </w:rPr>
        <w:t>Предуслови</w:t>
      </w:r>
      <w:r>
        <w:rPr>
          <w:rFonts w:eastAsia="MS Mincho"/>
          <w:lang w:eastAsia="ja-JP"/>
        </w:rPr>
        <w:t>:</w:t>
      </w:r>
    </w:p>
    <w:p w14:paraId="449323D5" w14:textId="1255C105" w:rsidR="002032C2" w:rsidRPr="005B245C" w:rsidRDefault="002032C2" w:rsidP="00B548A0">
      <w:pPr>
        <w:pStyle w:val="ListParagraph"/>
        <w:numPr>
          <w:ilvl w:val="0"/>
          <w:numId w:val="3"/>
        </w:numPr>
        <w:ind w:left="1080"/>
        <w:rPr>
          <w:rFonts w:eastAsia="MS Mincho"/>
          <w:lang w:eastAsia="ja-JP"/>
        </w:rPr>
      </w:pPr>
      <w:r>
        <w:rPr>
          <w:rFonts w:eastAsia="MS Mincho"/>
          <w:lang w:val="sr-Cyrl-RS" w:eastAsia="ja-JP"/>
        </w:rPr>
        <w:t>Покретање апликације</w:t>
      </w:r>
    </w:p>
    <w:p w14:paraId="5BD27267" w14:textId="1255C105" w:rsidR="002032C2" w:rsidRPr="005B245C" w:rsidRDefault="002032C2" w:rsidP="00B548A0">
      <w:pPr>
        <w:pStyle w:val="ListParagraph"/>
        <w:numPr>
          <w:ilvl w:val="0"/>
          <w:numId w:val="3"/>
        </w:numPr>
        <w:ind w:left="1080"/>
        <w:rPr>
          <w:rFonts w:eastAsia="MS Mincho"/>
          <w:lang w:eastAsia="ja-JP"/>
        </w:rPr>
      </w:pPr>
      <w:r>
        <w:rPr>
          <w:rFonts w:eastAsia="MS Mincho"/>
          <w:lang w:val="sr-Cyrl-RS" w:eastAsia="ja-JP"/>
        </w:rPr>
        <w:t>Интернет конекција</w:t>
      </w:r>
    </w:p>
    <w:p w14:paraId="337BB2F5" w14:textId="2CB12355" w:rsidR="002032C2" w:rsidRDefault="002032C2" w:rsidP="00590641">
      <w:pPr>
        <w:ind w:left="360"/>
        <w:rPr>
          <w:rFonts w:eastAsia="MS Mincho"/>
          <w:lang w:eastAsia="ja-JP"/>
        </w:rPr>
      </w:pPr>
      <w:proofErr w:type="spellStart"/>
      <w:r>
        <w:rPr>
          <w:rFonts w:eastAsia="MS Mincho"/>
          <w:lang w:val="sr-Cyrl-RS" w:eastAsia="ja-JP"/>
        </w:rPr>
        <w:t>Постуслови</w:t>
      </w:r>
      <w:proofErr w:type="spellEnd"/>
      <w:r>
        <w:rPr>
          <w:rFonts w:eastAsia="MS Mincho"/>
          <w:lang w:eastAsia="ja-JP"/>
        </w:rPr>
        <w:t>:</w:t>
      </w:r>
    </w:p>
    <w:p w14:paraId="2B8D3D2B" w14:textId="1255C105" w:rsidR="002032C2" w:rsidRPr="00B26C56" w:rsidRDefault="002032C2" w:rsidP="00B548A0">
      <w:pPr>
        <w:pStyle w:val="ListParagraph"/>
        <w:numPr>
          <w:ilvl w:val="0"/>
          <w:numId w:val="4"/>
        </w:numPr>
        <w:ind w:left="1080"/>
        <w:rPr>
          <w:rFonts w:eastAsia="MS Mincho"/>
          <w:lang w:eastAsia="ja-JP"/>
        </w:rPr>
      </w:pPr>
      <w:r>
        <w:rPr>
          <w:rFonts w:eastAsia="MS Mincho"/>
          <w:lang w:val="sr-Cyrl-RS" w:eastAsia="ja-JP"/>
        </w:rPr>
        <w:t>Регуларност базе података</w:t>
      </w:r>
    </w:p>
    <w:p w14:paraId="64705E21" w14:textId="1255C105" w:rsidR="002032C2" w:rsidRPr="00B329AC" w:rsidRDefault="002032C2" w:rsidP="002032C2">
      <w:pPr>
        <w:rPr>
          <w:rFonts w:eastAsia="MS Mincho"/>
          <w:b/>
          <w:bCs/>
          <w:lang w:eastAsia="ja-JP"/>
        </w:rPr>
      </w:pPr>
      <w:r w:rsidRPr="00B329AC">
        <w:rPr>
          <w:rFonts w:eastAsia="MS Mincho"/>
          <w:b/>
          <w:bCs/>
          <w:lang w:val="sr-Cyrl-RS" w:eastAsia="ja-JP"/>
        </w:rPr>
        <w:t>Алтернативни токови догађаја</w:t>
      </w:r>
      <w:r w:rsidRPr="00B329AC">
        <w:rPr>
          <w:rFonts w:eastAsia="MS Mincho"/>
          <w:b/>
          <w:bCs/>
          <w:lang w:eastAsia="ja-JP"/>
        </w:rPr>
        <w:t>:</w:t>
      </w:r>
    </w:p>
    <w:p w14:paraId="45D80B14" w14:textId="1255C105" w:rsidR="002032C2" w:rsidRDefault="002032C2" w:rsidP="002032C2">
      <w:pPr>
        <w:rPr>
          <w:rFonts w:eastAsia="MS Mincho"/>
          <w:lang w:eastAsia="ja-JP"/>
        </w:rPr>
      </w:pPr>
      <w:r>
        <w:rPr>
          <w:rFonts w:eastAsia="MS Mincho"/>
          <w:lang w:val="sr-Cyrl-RS" w:eastAsia="ja-JP"/>
        </w:rPr>
        <w:t>Изузеци</w:t>
      </w:r>
      <w:r>
        <w:rPr>
          <w:rFonts w:eastAsia="MS Mincho"/>
          <w:lang w:eastAsia="ja-JP"/>
        </w:rPr>
        <w:t>:</w:t>
      </w:r>
    </w:p>
    <w:p w14:paraId="35E3D786" w14:textId="77777777" w:rsidR="0001794D" w:rsidRPr="0001794D" w:rsidRDefault="002032C2" w:rsidP="0001794D">
      <w:pPr>
        <w:pStyle w:val="ListParagraph"/>
        <w:numPr>
          <w:ilvl w:val="0"/>
          <w:numId w:val="4"/>
        </w:numPr>
        <w:rPr>
          <w:rFonts w:eastAsia="MS Mincho"/>
          <w:b/>
          <w:bCs/>
          <w:lang w:eastAsia="ja-JP"/>
        </w:rPr>
      </w:pPr>
      <w:r w:rsidRPr="00B85183">
        <w:rPr>
          <w:rFonts w:eastAsia="MS Mincho"/>
          <w:lang w:val="sr-Cyrl-RS" w:eastAsia="ja-JP"/>
        </w:rPr>
        <w:t xml:space="preserve">Неуспешно </w:t>
      </w:r>
      <w:r w:rsidR="00C10D64">
        <w:rPr>
          <w:rFonts w:eastAsia="MS Mincho"/>
          <w:lang w:val="sr-Cyrl-RS" w:eastAsia="ja-JP"/>
        </w:rPr>
        <w:t>додавање података</w:t>
      </w:r>
      <w:r w:rsidR="004E7818">
        <w:rPr>
          <w:rFonts w:eastAsia="MS Mincho"/>
          <w:lang w:val="sr-Cyrl-RS" w:eastAsia="ja-JP"/>
        </w:rPr>
        <w:t>: У</w:t>
      </w:r>
      <w:r w:rsidR="00C10D64">
        <w:rPr>
          <w:rFonts w:eastAsia="MS Mincho"/>
          <w:lang w:val="sr-Cyrl-RS" w:eastAsia="ja-JP"/>
        </w:rPr>
        <w:t xml:space="preserve">колико корисник </w:t>
      </w:r>
      <w:r w:rsidR="004E7818">
        <w:rPr>
          <w:rFonts w:eastAsia="MS Mincho"/>
          <w:lang w:val="sr-Cyrl-RS" w:eastAsia="ja-JP"/>
        </w:rPr>
        <w:t xml:space="preserve">у својој колекцији већ поседује извор података који има исти назив као извор који жели да дода у колекцију,  добиће обавештење </w:t>
      </w:r>
      <w:r w:rsidR="0001794D">
        <w:rPr>
          <w:rFonts w:eastAsia="MS Mincho"/>
          <w:lang w:val="sr-Cyrl-RS" w:eastAsia="ja-JP"/>
        </w:rPr>
        <w:t>о томе да треба да преименује нови извор података.</w:t>
      </w:r>
    </w:p>
    <w:p w14:paraId="55C8557B" w14:textId="5669DA2D" w:rsidR="002032C2" w:rsidRPr="00E36DB6" w:rsidRDefault="002032C2" w:rsidP="002032C2">
      <w:pPr>
        <w:rPr>
          <w:rFonts w:eastAsia="MS Mincho"/>
          <w:b/>
          <w:bCs/>
          <w:lang w:eastAsia="ja-JP"/>
        </w:rPr>
      </w:pPr>
      <w:r w:rsidRPr="00E36DB6">
        <w:rPr>
          <w:rFonts w:eastAsia="MS Mincho"/>
          <w:b/>
          <w:bCs/>
          <w:lang w:val="sr-Cyrl-RS" w:eastAsia="ja-JP"/>
        </w:rPr>
        <w:t>Захтеви</w:t>
      </w:r>
      <w:r w:rsidRPr="00E36DB6">
        <w:rPr>
          <w:rFonts w:eastAsia="MS Mincho"/>
          <w:b/>
          <w:bCs/>
          <w:lang w:eastAsia="ja-JP"/>
        </w:rPr>
        <w:t>:</w:t>
      </w:r>
    </w:p>
    <w:p w14:paraId="01842914" w14:textId="1255C105" w:rsidR="002032C2" w:rsidRPr="003172FA" w:rsidRDefault="002032C2" w:rsidP="00B548A0">
      <w:pPr>
        <w:pStyle w:val="ListParagraph"/>
        <w:numPr>
          <w:ilvl w:val="0"/>
          <w:numId w:val="4"/>
        </w:numPr>
        <w:rPr>
          <w:rFonts w:eastAsia="MS Mincho"/>
          <w:lang w:eastAsia="ja-JP"/>
        </w:rPr>
      </w:pPr>
      <w:r>
        <w:rPr>
          <w:rFonts w:eastAsia="MS Mincho"/>
          <w:lang w:val="sr-Cyrl-RS" w:eastAsia="ja-JP"/>
        </w:rPr>
        <w:t>Конкурентан рад више корисника</w:t>
      </w:r>
      <w:r>
        <w:rPr>
          <w:rFonts w:eastAsia="MS Mincho"/>
          <w:lang w:eastAsia="ja-JP"/>
        </w:rPr>
        <w:t xml:space="preserve">: </w:t>
      </w:r>
      <w:r>
        <w:rPr>
          <w:rFonts w:eastAsia="MS Mincho"/>
          <w:lang w:val="sr-Cyrl-RS" w:eastAsia="ja-JP"/>
        </w:rPr>
        <w:t>Потребно је обезбедити могућност истовременог рада више корисника.</w:t>
      </w:r>
    </w:p>
    <w:p w14:paraId="515302F2" w14:textId="77777777" w:rsidR="00A95CAB" w:rsidRDefault="00A95CAB" w:rsidP="00A95CAB">
      <w:pPr>
        <w:rPr>
          <w:rFonts w:eastAsia="MS Mincho"/>
          <w:lang w:eastAsia="ja-JP"/>
        </w:rPr>
      </w:pPr>
    </w:p>
    <w:p w14:paraId="6F225043" w14:textId="77777777" w:rsidR="00A95CAB" w:rsidRDefault="00A95CAB" w:rsidP="00A95CAB">
      <w:pPr>
        <w:rPr>
          <w:rFonts w:eastAsia="MS Mincho"/>
          <w:lang w:eastAsia="ja-JP"/>
        </w:rPr>
      </w:pPr>
    </w:p>
    <w:p w14:paraId="213A237F" w14:textId="77777777" w:rsidR="00A95CAB" w:rsidRDefault="00A95CAB" w:rsidP="00A95CAB">
      <w:pPr>
        <w:rPr>
          <w:rFonts w:eastAsia="MS Mincho"/>
          <w:lang w:eastAsia="ja-JP"/>
        </w:rPr>
      </w:pPr>
    </w:p>
    <w:p w14:paraId="1918ACB0" w14:textId="77777777" w:rsidR="00A95CAB" w:rsidRDefault="00A95CAB" w:rsidP="00A95CAB">
      <w:pPr>
        <w:rPr>
          <w:rFonts w:eastAsia="MS Mincho"/>
          <w:lang w:eastAsia="ja-JP"/>
        </w:rPr>
      </w:pPr>
    </w:p>
    <w:p w14:paraId="03BDEFB8" w14:textId="77777777" w:rsidR="00A95CAB" w:rsidRPr="00A95CAB" w:rsidRDefault="00A95CAB" w:rsidP="00A95CAB">
      <w:pPr>
        <w:rPr>
          <w:rFonts w:eastAsia="MS Mincho"/>
          <w:lang w:eastAsia="ja-JP"/>
        </w:rPr>
      </w:pPr>
    </w:p>
    <w:p w14:paraId="3D7F0619" w14:textId="56A5AFC9" w:rsidR="00325CD2" w:rsidRDefault="00E048C9" w:rsidP="00E048C9">
      <w:pPr>
        <w:pStyle w:val="Heading3"/>
        <w:rPr>
          <w:rFonts w:eastAsia="MS Mincho"/>
          <w:lang w:val="sr-Cyrl-RS" w:eastAsia="ja-JP"/>
        </w:rPr>
      </w:pPr>
      <w:bookmarkStart w:id="49" w:name="_Toc101465956"/>
      <w:r>
        <w:rPr>
          <w:rFonts w:eastAsia="MS Mincho"/>
          <w:lang w:val="sr-Cyrl-RS" w:eastAsia="ja-JP"/>
        </w:rPr>
        <w:lastRenderedPageBreak/>
        <w:t>Припрема података</w:t>
      </w:r>
      <w:bookmarkEnd w:id="49"/>
    </w:p>
    <w:p w14:paraId="38235042" w14:textId="56A5AFC9" w:rsidR="0039143A" w:rsidRDefault="0039143A" w:rsidP="0039143A">
      <w:pPr>
        <w:rPr>
          <w:lang w:val="sr-Cyrl-RS" w:eastAsia="ja-JP"/>
        </w:rPr>
      </w:pPr>
    </w:p>
    <w:p w14:paraId="7184F0AB" w14:textId="77777777" w:rsidR="0039143A" w:rsidRDefault="673F7343" w:rsidP="00347331">
      <w:pPr>
        <w:keepNext/>
      </w:pPr>
      <w:r>
        <w:rPr>
          <w:noProof/>
        </w:rPr>
        <w:drawing>
          <wp:inline distT="0" distB="0" distL="0" distR="0" wp14:anchorId="32B3C9E0" wp14:editId="28C35371">
            <wp:extent cx="5943600" cy="35439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508880A8" w14:textId="4544EE52" w:rsidR="00347331" w:rsidRDefault="00347331" w:rsidP="00347331">
      <w:pPr>
        <w:pStyle w:val="Caption"/>
        <w:jc w:val="center"/>
      </w:pPr>
      <w:proofErr w:type="spellStart"/>
      <w:r>
        <w:t>Слика</w:t>
      </w:r>
      <w:proofErr w:type="spellEnd"/>
      <w:r>
        <w:t xml:space="preserve"> </w:t>
      </w:r>
      <w:r>
        <w:fldChar w:fldCharType="begin"/>
      </w:r>
      <w:r>
        <w:instrText>SEQ Слика \* ARABIC</w:instrText>
      </w:r>
      <w:r>
        <w:fldChar w:fldCharType="separate"/>
      </w:r>
      <w:r w:rsidR="001F31EC">
        <w:rPr>
          <w:noProof/>
        </w:rPr>
        <w:t>1</w:t>
      </w:r>
      <w:r>
        <w:fldChar w:fldCharType="end"/>
      </w:r>
      <w:r>
        <w:rPr>
          <w:lang w:val="sr-Cyrl-RS"/>
        </w:rPr>
        <w:t xml:space="preserve"> - Учитавање извора података</w:t>
      </w:r>
    </w:p>
    <w:p w14:paraId="336D052A" w14:textId="77777777" w:rsidR="007E70F9" w:rsidRPr="0039143A" w:rsidRDefault="007E70F9" w:rsidP="0039143A">
      <w:pPr>
        <w:rPr>
          <w:lang w:val="sr-Cyrl-RS" w:eastAsia="ja-JP"/>
        </w:rPr>
      </w:pPr>
    </w:p>
    <w:p w14:paraId="75AB5625" w14:textId="3B8CD49B" w:rsidR="00A95CAB" w:rsidRDefault="00A95CAB" w:rsidP="00A95CAB">
      <w:pPr>
        <w:rPr>
          <w:rFonts w:eastAsia="MS Mincho"/>
          <w:lang w:val="sr-Cyrl-RS" w:eastAsia="ja-JP"/>
        </w:rPr>
      </w:pPr>
      <w:r w:rsidRPr="00B81A84">
        <w:rPr>
          <w:b/>
          <w:bCs/>
          <w:lang w:val="sr-Cyrl-RS"/>
        </w:rPr>
        <w:t>Кратак опис</w:t>
      </w:r>
      <w:r w:rsidRPr="00791AF2">
        <w:rPr>
          <w:rFonts w:eastAsia="MS Mincho"/>
          <w:lang w:val="sr-Cyrl-RS" w:eastAsia="ja-JP"/>
        </w:rPr>
        <w:t xml:space="preserve">: </w:t>
      </w:r>
      <w:r>
        <w:rPr>
          <w:rFonts w:eastAsia="MS Mincho"/>
          <w:lang w:val="sr-Cyrl-RS" w:eastAsia="ja-JP"/>
        </w:rPr>
        <w:t>Припрема података пред тренирање.</w:t>
      </w:r>
    </w:p>
    <w:p w14:paraId="4914B410" w14:textId="77777777" w:rsidR="00A95CAB" w:rsidRPr="00CD4526" w:rsidRDefault="00A95CAB" w:rsidP="00A95CAB">
      <w:pPr>
        <w:rPr>
          <w:rFonts w:eastAsia="MS Mincho"/>
          <w:lang w:val="sr-Cyrl-RS" w:eastAsia="ja-JP"/>
        </w:rPr>
      </w:pPr>
      <w:r w:rsidRPr="000531F2">
        <w:rPr>
          <w:rFonts w:eastAsia="MS Mincho"/>
          <w:b/>
          <w:bCs/>
          <w:lang w:val="sr-Cyrl-RS" w:eastAsia="ja-JP"/>
        </w:rPr>
        <w:t>Опис случаја коришћења</w:t>
      </w:r>
      <w:r w:rsidRPr="00CD4526">
        <w:rPr>
          <w:rFonts w:eastAsia="MS Mincho"/>
          <w:lang w:val="sr-Cyrl-RS" w:eastAsia="ja-JP"/>
        </w:rPr>
        <w:t xml:space="preserve">: </w:t>
      </w:r>
    </w:p>
    <w:p w14:paraId="3A4CB5EF" w14:textId="04ECB5F8" w:rsidR="00A95CAB" w:rsidRDefault="00E52201" w:rsidP="00A95CAB">
      <w:pPr>
        <w:rPr>
          <w:rFonts w:eastAsia="MS Mincho"/>
          <w:lang w:val="sr-Cyrl-RS" w:eastAsia="ja-JP"/>
        </w:rPr>
      </w:pPr>
      <w:r>
        <w:rPr>
          <w:rFonts w:eastAsia="MS Mincho"/>
          <w:lang w:val="sr-Cyrl-RS" w:eastAsia="ja-JP"/>
        </w:rPr>
        <w:t xml:space="preserve">Да би корисник извршио тренирање </w:t>
      </w:r>
      <w:r w:rsidR="007A7595">
        <w:rPr>
          <w:rFonts w:eastAsia="MS Mincho"/>
          <w:lang w:val="sr-Cyrl-RS" w:eastAsia="ja-JP"/>
        </w:rPr>
        <w:t>модела,</w:t>
      </w:r>
      <w:r>
        <w:rPr>
          <w:rFonts w:eastAsia="MS Mincho"/>
          <w:lang w:val="sr-Cyrl-RS" w:eastAsia="ja-JP"/>
        </w:rPr>
        <w:t xml:space="preserve"> потребно је да има припремљене податке.</w:t>
      </w:r>
    </w:p>
    <w:p w14:paraId="2BEC6FC9" w14:textId="77777777" w:rsidR="00A95CAB" w:rsidRDefault="00A95CAB" w:rsidP="00A95CAB">
      <w:pPr>
        <w:rPr>
          <w:rFonts w:eastAsia="MS Mincho"/>
          <w:b/>
          <w:bCs/>
          <w:lang w:val="sr-Cyrl-RS" w:eastAsia="ja-JP"/>
        </w:rPr>
      </w:pPr>
      <w:r w:rsidRPr="00996396">
        <w:rPr>
          <w:rFonts w:eastAsia="MS Mincho"/>
          <w:b/>
          <w:bCs/>
          <w:lang w:val="sr-Cyrl-RS" w:eastAsia="ja-JP"/>
        </w:rPr>
        <w:t>Главни ток догађаја</w:t>
      </w:r>
      <w:r w:rsidRPr="00CD4526">
        <w:rPr>
          <w:rFonts w:eastAsia="MS Mincho"/>
          <w:b/>
          <w:bCs/>
          <w:lang w:val="sr-Cyrl-RS" w:eastAsia="ja-JP"/>
        </w:rPr>
        <w:t>:</w:t>
      </w:r>
    </w:p>
    <w:p w14:paraId="3C510C47" w14:textId="0B15A63D" w:rsidR="003568A6" w:rsidRPr="00195941" w:rsidRDefault="003568A6" w:rsidP="00A95CAB">
      <w:pPr>
        <w:rPr>
          <w:rFonts w:eastAsia="MS Mincho"/>
          <w:lang w:val="sr-Cyrl-RS" w:eastAsia="ja-JP"/>
        </w:rPr>
      </w:pPr>
      <w:r>
        <w:rPr>
          <w:rFonts w:eastAsia="MS Mincho"/>
          <w:lang w:val="sr-Cyrl-RS" w:eastAsia="ja-JP"/>
        </w:rPr>
        <w:t xml:space="preserve">Корисник може да изабере неке од јавних извора података или да </w:t>
      </w:r>
      <w:r w:rsidR="00195941" w:rsidRPr="005832C4">
        <w:rPr>
          <w:rFonts w:eastAsia="MS Mincho"/>
          <w:i/>
          <w:lang w:eastAsia="ja-JP"/>
        </w:rPr>
        <w:t>upload</w:t>
      </w:r>
      <w:r w:rsidR="00195941" w:rsidRPr="00195941">
        <w:rPr>
          <w:rFonts w:eastAsia="MS Mincho"/>
          <w:lang w:val="sr-Cyrl-RS" w:eastAsia="ja-JP"/>
        </w:rPr>
        <w:t>-</w:t>
      </w:r>
      <w:r w:rsidR="00195941">
        <w:rPr>
          <w:rFonts w:eastAsia="MS Mincho"/>
          <w:lang w:eastAsia="ja-JP"/>
        </w:rPr>
        <w:t>a</w:t>
      </w:r>
      <w:r w:rsidR="00195941" w:rsidRPr="00195941">
        <w:rPr>
          <w:rFonts w:eastAsia="MS Mincho"/>
          <w:lang w:val="sr-Cyrl-RS" w:eastAsia="ja-JP"/>
        </w:rPr>
        <w:t xml:space="preserve"> </w:t>
      </w:r>
      <w:r w:rsidR="00195941">
        <w:rPr>
          <w:rFonts w:eastAsia="MS Mincho"/>
          <w:lang w:val="sr-Cyrl-RS" w:eastAsia="ja-JP"/>
        </w:rPr>
        <w:t>свој извор података.</w:t>
      </w:r>
      <w:r w:rsidR="00E06166" w:rsidRPr="00E06166">
        <w:rPr>
          <w:rFonts w:eastAsia="MS Mincho"/>
          <w:lang w:val="sr-Cyrl-RS" w:eastAsia="ja-JP"/>
        </w:rPr>
        <w:t xml:space="preserve"> </w:t>
      </w:r>
      <w:r w:rsidR="00E06166">
        <w:rPr>
          <w:rFonts w:eastAsia="MS Mincho"/>
          <w:lang w:val="sr-Cyrl-RS" w:eastAsia="ja-JP"/>
        </w:rPr>
        <w:t xml:space="preserve">Кликом на картицу корисник може да селектује </w:t>
      </w:r>
      <w:r w:rsidR="00381336">
        <w:rPr>
          <w:rFonts w:eastAsia="MS Mincho"/>
          <w:lang w:val="sr-Cyrl-RS" w:eastAsia="ja-JP"/>
        </w:rPr>
        <w:t>извор</w:t>
      </w:r>
      <w:r w:rsidR="00EB4725">
        <w:rPr>
          <w:rFonts w:eastAsia="MS Mincho"/>
          <w:lang w:val="sr-Cyrl-RS" w:eastAsia="ja-JP"/>
        </w:rPr>
        <w:t xml:space="preserve"> података који жели да користи</w:t>
      </w:r>
      <w:r w:rsidR="004365F0">
        <w:rPr>
          <w:rFonts w:eastAsia="MS Mincho"/>
          <w:lang w:val="sr-Cyrl-RS" w:eastAsia="ja-JP"/>
        </w:rPr>
        <w:t xml:space="preserve">. Након изабраног жељеног </w:t>
      </w:r>
      <w:r w:rsidR="00381336">
        <w:rPr>
          <w:rFonts w:eastAsia="MS Mincho"/>
          <w:lang w:val="sr-Cyrl-RS" w:eastAsia="ja-JP"/>
        </w:rPr>
        <w:t>извора</w:t>
      </w:r>
      <w:r w:rsidR="004365F0">
        <w:rPr>
          <w:rFonts w:eastAsia="MS Mincho"/>
          <w:lang w:val="sr-Cyrl-RS" w:eastAsia="ja-JP"/>
        </w:rPr>
        <w:t xml:space="preserve"> података</w:t>
      </w:r>
      <w:r w:rsidR="00381336">
        <w:rPr>
          <w:rFonts w:eastAsia="MS Mincho"/>
          <w:lang w:val="sr-Cyrl-RS" w:eastAsia="ja-JP"/>
        </w:rPr>
        <w:t>,</w:t>
      </w:r>
      <w:r w:rsidR="004365F0">
        <w:rPr>
          <w:rFonts w:eastAsia="MS Mincho"/>
          <w:lang w:val="sr-Cyrl-RS" w:eastAsia="ja-JP"/>
        </w:rPr>
        <w:t xml:space="preserve"> </w:t>
      </w:r>
      <w:r w:rsidR="003A6C9E">
        <w:rPr>
          <w:rFonts w:eastAsia="MS Mincho"/>
          <w:lang w:val="sr-Cyrl-RS" w:eastAsia="ja-JP"/>
        </w:rPr>
        <w:t>корисник може да кликне на стрелицу десно и да пређе на следећи корак.</w:t>
      </w:r>
      <w:r w:rsidR="00276226">
        <w:rPr>
          <w:rFonts w:eastAsia="MS Mincho"/>
          <w:lang w:val="sr-Cyrl-RS" w:eastAsia="ja-JP"/>
        </w:rPr>
        <w:t xml:space="preserve"> У следећем кораку корисник бира улазне и излазне колоне</w:t>
      </w:r>
      <w:r w:rsidR="00D91D9C">
        <w:rPr>
          <w:rFonts w:eastAsia="MS Mincho"/>
          <w:lang w:val="sr-Cyrl-RS" w:eastAsia="ja-JP"/>
        </w:rPr>
        <w:t>,</w:t>
      </w:r>
      <w:r w:rsidR="00AE5843">
        <w:rPr>
          <w:rFonts w:eastAsia="MS Mincho"/>
          <w:lang w:val="sr-Cyrl-RS" w:eastAsia="ja-JP"/>
        </w:rPr>
        <w:t xml:space="preserve"> </w:t>
      </w:r>
      <w:r w:rsidR="00D91D9C">
        <w:rPr>
          <w:rFonts w:eastAsia="MS Mincho"/>
          <w:lang w:val="sr-Cyrl-RS" w:eastAsia="ja-JP"/>
        </w:rPr>
        <w:t xml:space="preserve">методе за попуњавање </w:t>
      </w:r>
      <w:r w:rsidR="00D91D9C" w:rsidRPr="005832C4">
        <w:rPr>
          <w:rFonts w:eastAsia="MS Mincho"/>
          <w:i/>
          <w:lang w:eastAsia="ja-JP"/>
        </w:rPr>
        <w:t>null</w:t>
      </w:r>
      <w:r w:rsidR="00D91D9C" w:rsidRPr="00D91D9C">
        <w:rPr>
          <w:rFonts w:eastAsia="MS Mincho"/>
          <w:lang w:val="sr-Cyrl-RS" w:eastAsia="ja-JP"/>
        </w:rPr>
        <w:t xml:space="preserve"> </w:t>
      </w:r>
      <w:r w:rsidR="00D91D9C">
        <w:rPr>
          <w:rFonts w:eastAsia="MS Mincho"/>
          <w:lang w:val="sr-Cyrl-RS" w:eastAsia="ja-JP"/>
        </w:rPr>
        <w:t>вредности</w:t>
      </w:r>
      <w:r w:rsidR="008721C8">
        <w:rPr>
          <w:rFonts w:eastAsia="MS Mincho"/>
          <w:lang w:val="sr-Cyrl-RS" w:eastAsia="ja-JP"/>
        </w:rPr>
        <w:t xml:space="preserve">, поделу тест скупа, као и </w:t>
      </w:r>
      <w:r w:rsidR="00B81502">
        <w:rPr>
          <w:rFonts w:eastAsia="MS Mincho"/>
          <w:lang w:val="sr-Cyrl-RS" w:eastAsia="ja-JP"/>
        </w:rPr>
        <w:t xml:space="preserve">методе за </w:t>
      </w:r>
      <w:proofErr w:type="spellStart"/>
      <w:r w:rsidR="00B81502">
        <w:rPr>
          <w:rFonts w:eastAsia="MS Mincho"/>
          <w:lang w:val="sr-Cyrl-RS" w:eastAsia="ja-JP"/>
        </w:rPr>
        <w:t>енкодирање</w:t>
      </w:r>
      <w:proofErr w:type="spellEnd"/>
      <w:r w:rsidR="00B81502">
        <w:rPr>
          <w:rFonts w:eastAsia="MS Mincho"/>
          <w:lang w:val="sr-Cyrl-RS" w:eastAsia="ja-JP"/>
        </w:rPr>
        <w:t xml:space="preserve"> изабраних колона. Тиме корисник завршава са тренутним кораком и прелази на следећи где </w:t>
      </w:r>
      <w:r w:rsidR="00AF46E1">
        <w:rPr>
          <w:rFonts w:eastAsia="MS Mincho"/>
          <w:lang w:val="sr-Cyrl-RS" w:eastAsia="ja-JP"/>
        </w:rPr>
        <w:t xml:space="preserve">додаје назив и опис експеримента </w:t>
      </w:r>
      <w:r w:rsidR="00D91FD3">
        <w:rPr>
          <w:rFonts w:eastAsia="MS Mincho"/>
          <w:lang w:val="sr-Cyrl-RS" w:eastAsia="ja-JP"/>
        </w:rPr>
        <w:t>и бира тип проблема (</w:t>
      </w:r>
      <w:proofErr w:type="spellStart"/>
      <w:r w:rsidR="00D91FD3">
        <w:rPr>
          <w:rFonts w:eastAsia="MS Mincho"/>
          <w:lang w:val="sr-Cyrl-RS" w:eastAsia="ja-JP"/>
        </w:rPr>
        <w:t>регресиони</w:t>
      </w:r>
      <w:proofErr w:type="spellEnd"/>
      <w:r w:rsidR="00D91FD3">
        <w:rPr>
          <w:rFonts w:eastAsia="MS Mincho"/>
          <w:lang w:val="sr-Cyrl-RS" w:eastAsia="ja-JP"/>
        </w:rPr>
        <w:t xml:space="preserve"> </w:t>
      </w:r>
      <w:r w:rsidR="00374788">
        <w:rPr>
          <w:rFonts w:eastAsia="MS Mincho"/>
          <w:lang w:val="sr-Cyrl-RS" w:eastAsia="ja-JP"/>
        </w:rPr>
        <w:t>или класификациони</w:t>
      </w:r>
      <w:r w:rsidR="00D91FD3">
        <w:rPr>
          <w:rFonts w:eastAsia="MS Mincho"/>
          <w:lang w:val="sr-Cyrl-RS" w:eastAsia="ja-JP"/>
        </w:rPr>
        <w:t>)</w:t>
      </w:r>
      <w:r w:rsidR="00374788">
        <w:rPr>
          <w:rFonts w:eastAsia="MS Mincho"/>
          <w:lang w:val="sr-Cyrl-RS" w:eastAsia="ja-JP"/>
        </w:rPr>
        <w:t xml:space="preserve">. </w:t>
      </w:r>
      <w:r w:rsidR="00D6703E">
        <w:rPr>
          <w:rFonts w:eastAsia="MS Mincho"/>
          <w:lang w:val="sr-Cyrl-RS" w:eastAsia="ja-JP"/>
        </w:rPr>
        <w:t>К</w:t>
      </w:r>
      <w:r w:rsidR="00646323">
        <w:rPr>
          <w:rFonts w:eastAsia="MS Mincho"/>
          <w:lang w:val="sr-Cyrl-RS" w:eastAsia="ja-JP"/>
        </w:rPr>
        <w:t xml:space="preserve">ликом на дугме </w:t>
      </w:r>
      <w:r w:rsidR="00FE1479">
        <w:rPr>
          <w:rFonts w:eastAsia="MS Mincho"/>
          <w:lang w:eastAsia="ja-JP"/>
        </w:rPr>
        <w:t>“Sa</w:t>
      </w:r>
      <w:r w:rsidR="00FE1479">
        <w:rPr>
          <w:rFonts w:eastAsia="MS Mincho"/>
          <w:lang w:val="sr-Latn-RS" w:eastAsia="ja-JP"/>
        </w:rPr>
        <w:t>čuvaj eksperiment</w:t>
      </w:r>
      <w:r w:rsidR="00FE1479">
        <w:rPr>
          <w:rFonts w:eastAsia="MS Mincho"/>
          <w:lang w:eastAsia="ja-JP"/>
        </w:rPr>
        <w:t>”</w:t>
      </w:r>
      <w:r w:rsidR="00FE1479">
        <w:rPr>
          <w:rFonts w:eastAsia="MS Mincho"/>
          <w:lang w:val="sr-Cyrl-RS" w:eastAsia="ja-JP"/>
        </w:rPr>
        <w:t>,</w:t>
      </w:r>
      <w:r w:rsidR="00646323">
        <w:rPr>
          <w:rFonts w:eastAsia="MS Mincho"/>
          <w:lang w:val="sr-Cyrl-RS" w:eastAsia="ja-JP"/>
        </w:rPr>
        <w:t xml:space="preserve"> </w:t>
      </w:r>
      <w:r w:rsidR="00FE1479">
        <w:rPr>
          <w:rFonts w:eastAsia="MS Mincho"/>
          <w:lang w:val="sr-Cyrl-RS" w:eastAsia="ja-JP"/>
        </w:rPr>
        <w:t>корисник додаје</w:t>
      </w:r>
      <w:r w:rsidR="00256EF6">
        <w:rPr>
          <w:rFonts w:eastAsia="MS Mincho"/>
          <w:lang w:val="sr-Cyrl-RS" w:eastAsia="ja-JP"/>
        </w:rPr>
        <w:t xml:space="preserve"> </w:t>
      </w:r>
      <w:r w:rsidR="00646323">
        <w:rPr>
          <w:rFonts w:eastAsia="MS Mincho"/>
          <w:lang w:val="sr-Cyrl-RS" w:eastAsia="ja-JP"/>
        </w:rPr>
        <w:t>експеримент</w:t>
      </w:r>
      <w:r w:rsidR="00FE1479">
        <w:rPr>
          <w:rFonts w:eastAsia="MS Mincho"/>
          <w:lang w:val="sr-Cyrl-RS" w:eastAsia="ja-JP"/>
        </w:rPr>
        <w:t xml:space="preserve"> у своју колекцију.</w:t>
      </w:r>
      <w:r w:rsidR="0007796E">
        <w:rPr>
          <w:rFonts w:eastAsia="MS Mincho"/>
          <w:lang w:val="sr-Cyrl-RS" w:eastAsia="ja-JP"/>
        </w:rPr>
        <w:t xml:space="preserve"> Важно је нагласити да ће </w:t>
      </w:r>
      <w:r w:rsidR="00FE1479">
        <w:rPr>
          <w:rFonts w:eastAsia="MS Mincho"/>
          <w:lang w:val="sr-Cyrl-RS" w:eastAsia="ja-JP"/>
        </w:rPr>
        <w:t xml:space="preserve">код </w:t>
      </w:r>
      <w:proofErr w:type="spellStart"/>
      <w:r w:rsidR="00FE1479">
        <w:rPr>
          <w:rFonts w:eastAsia="MS Mincho"/>
          <w:lang w:val="sr-Cyrl-RS" w:eastAsia="ja-JP"/>
        </w:rPr>
        <w:t>непријављеног</w:t>
      </w:r>
      <w:proofErr w:type="spellEnd"/>
      <w:r w:rsidR="00FE1479">
        <w:rPr>
          <w:rFonts w:eastAsia="MS Mincho"/>
          <w:lang w:val="sr-Cyrl-RS" w:eastAsia="ja-JP"/>
        </w:rPr>
        <w:t xml:space="preserve"> корисника </w:t>
      </w:r>
      <w:r w:rsidR="000330C2">
        <w:rPr>
          <w:rFonts w:eastAsia="MS Mincho"/>
          <w:lang w:val="sr-Cyrl-RS" w:eastAsia="ja-JP"/>
        </w:rPr>
        <w:t>додати</w:t>
      </w:r>
      <w:r w:rsidR="0007796E">
        <w:rPr>
          <w:rFonts w:eastAsia="MS Mincho"/>
          <w:lang w:val="sr-Cyrl-RS" w:eastAsia="ja-JP"/>
        </w:rPr>
        <w:t xml:space="preserve"> подаци бити обрисани 24 </w:t>
      </w:r>
      <w:r w:rsidR="00696351">
        <w:rPr>
          <w:rFonts w:eastAsia="MS Mincho"/>
          <w:lang w:val="sr-Cyrl-RS" w:eastAsia="ja-JP"/>
        </w:rPr>
        <w:t>часа</w:t>
      </w:r>
      <w:r w:rsidR="00FE1479">
        <w:rPr>
          <w:rFonts w:eastAsia="MS Mincho"/>
          <w:lang w:val="sr-Cyrl-RS" w:eastAsia="ja-JP"/>
        </w:rPr>
        <w:t xml:space="preserve"> након пријаве на систем</w:t>
      </w:r>
      <w:r w:rsidR="000330C2">
        <w:rPr>
          <w:rFonts w:eastAsia="MS Mincho"/>
          <w:lang w:val="sr-Cyrl-RS" w:eastAsia="ja-JP"/>
        </w:rPr>
        <w:t>.</w:t>
      </w:r>
    </w:p>
    <w:p w14:paraId="34E85756" w14:textId="77777777" w:rsidR="00A95CAB" w:rsidRPr="00E42319" w:rsidRDefault="00A95CAB" w:rsidP="00A95CAB">
      <w:pPr>
        <w:rPr>
          <w:rFonts w:eastAsia="MS Mincho"/>
          <w:b/>
          <w:bCs/>
          <w:lang w:val="sr-Cyrl-RS" w:eastAsia="ja-JP"/>
        </w:rPr>
      </w:pPr>
      <w:r w:rsidRPr="00CD4526">
        <w:rPr>
          <w:rFonts w:eastAsia="MS Mincho"/>
          <w:b/>
          <w:bCs/>
          <w:lang w:val="sr-Cyrl-RS" w:eastAsia="ja-JP"/>
        </w:rPr>
        <w:t>Дефинисање услова</w:t>
      </w:r>
      <w:r w:rsidRPr="00E42319">
        <w:rPr>
          <w:rFonts w:eastAsia="MS Mincho"/>
          <w:b/>
          <w:bCs/>
          <w:lang w:val="sr-Cyrl-RS" w:eastAsia="ja-JP"/>
        </w:rPr>
        <w:t>:</w:t>
      </w:r>
    </w:p>
    <w:p w14:paraId="506B6112" w14:textId="72AF86D6" w:rsidR="00A95CAB" w:rsidRPr="00EB4725" w:rsidRDefault="00A95CAB" w:rsidP="00B3357E">
      <w:pPr>
        <w:ind w:left="720"/>
        <w:rPr>
          <w:rFonts w:eastAsia="MS Mincho"/>
          <w:lang w:val="sr-Cyrl-RS" w:eastAsia="ja-JP"/>
        </w:rPr>
      </w:pPr>
      <w:r>
        <w:rPr>
          <w:rFonts w:eastAsia="MS Mincho"/>
          <w:lang w:val="sr-Cyrl-RS" w:eastAsia="ja-JP"/>
        </w:rPr>
        <w:t>Предуслови</w:t>
      </w:r>
      <w:r w:rsidRPr="00EB4725">
        <w:rPr>
          <w:rFonts w:eastAsia="MS Mincho"/>
          <w:lang w:val="sr-Cyrl-RS" w:eastAsia="ja-JP"/>
        </w:rPr>
        <w:t>:</w:t>
      </w:r>
    </w:p>
    <w:p w14:paraId="4277DFC8" w14:textId="77777777" w:rsidR="00A95CAB" w:rsidRPr="005B245C" w:rsidRDefault="00A95CAB" w:rsidP="00B3357E">
      <w:pPr>
        <w:pStyle w:val="ListParagraph"/>
        <w:numPr>
          <w:ilvl w:val="0"/>
          <w:numId w:val="3"/>
        </w:numPr>
        <w:ind w:left="1800"/>
        <w:rPr>
          <w:rFonts w:eastAsia="MS Mincho"/>
          <w:lang w:eastAsia="ja-JP"/>
        </w:rPr>
      </w:pPr>
      <w:r>
        <w:rPr>
          <w:rFonts w:eastAsia="MS Mincho"/>
          <w:lang w:val="sr-Cyrl-RS" w:eastAsia="ja-JP"/>
        </w:rPr>
        <w:lastRenderedPageBreak/>
        <w:t>Покретање апликације</w:t>
      </w:r>
    </w:p>
    <w:p w14:paraId="0BD0D93F" w14:textId="77777777" w:rsidR="00A95CAB" w:rsidRPr="005B245C" w:rsidRDefault="00A95CAB" w:rsidP="00B3357E">
      <w:pPr>
        <w:pStyle w:val="ListParagraph"/>
        <w:numPr>
          <w:ilvl w:val="0"/>
          <w:numId w:val="3"/>
        </w:numPr>
        <w:ind w:left="1800"/>
        <w:rPr>
          <w:rFonts w:eastAsia="MS Mincho"/>
          <w:lang w:eastAsia="ja-JP"/>
        </w:rPr>
      </w:pPr>
      <w:r>
        <w:rPr>
          <w:rFonts w:eastAsia="MS Mincho"/>
          <w:lang w:val="sr-Cyrl-RS" w:eastAsia="ja-JP"/>
        </w:rPr>
        <w:t>Интернет конекција</w:t>
      </w:r>
    </w:p>
    <w:p w14:paraId="662AF457" w14:textId="52D4A9FD" w:rsidR="00A95CAB" w:rsidRDefault="00A95CAB" w:rsidP="000357DD">
      <w:pPr>
        <w:ind w:firstLine="720"/>
        <w:rPr>
          <w:rFonts w:eastAsia="MS Mincho"/>
          <w:lang w:eastAsia="ja-JP"/>
        </w:rPr>
      </w:pPr>
      <w:proofErr w:type="spellStart"/>
      <w:r>
        <w:rPr>
          <w:rFonts w:eastAsia="MS Mincho"/>
          <w:lang w:val="sr-Cyrl-RS" w:eastAsia="ja-JP"/>
        </w:rPr>
        <w:t>Постуслови</w:t>
      </w:r>
      <w:proofErr w:type="spellEnd"/>
      <w:r>
        <w:rPr>
          <w:rFonts w:eastAsia="MS Mincho"/>
          <w:lang w:eastAsia="ja-JP"/>
        </w:rPr>
        <w:t>:</w:t>
      </w:r>
    </w:p>
    <w:p w14:paraId="18EC9F20" w14:textId="77777777" w:rsidR="00A95CAB" w:rsidRPr="00B26C56" w:rsidRDefault="00A95CAB" w:rsidP="00B3357E">
      <w:pPr>
        <w:pStyle w:val="ListParagraph"/>
        <w:numPr>
          <w:ilvl w:val="0"/>
          <w:numId w:val="4"/>
        </w:numPr>
        <w:ind w:left="1800"/>
        <w:rPr>
          <w:rFonts w:eastAsia="MS Mincho"/>
          <w:lang w:eastAsia="ja-JP"/>
        </w:rPr>
      </w:pPr>
      <w:r>
        <w:rPr>
          <w:rFonts w:eastAsia="MS Mincho"/>
          <w:lang w:val="sr-Cyrl-RS" w:eastAsia="ja-JP"/>
        </w:rPr>
        <w:t>Регуларност базе података</w:t>
      </w:r>
    </w:p>
    <w:p w14:paraId="48A14938" w14:textId="77777777" w:rsidR="00A95CAB" w:rsidRPr="00B329AC" w:rsidRDefault="00A95CAB" w:rsidP="00A95CAB">
      <w:pPr>
        <w:rPr>
          <w:rFonts w:eastAsia="MS Mincho"/>
          <w:b/>
          <w:bCs/>
          <w:lang w:eastAsia="ja-JP"/>
        </w:rPr>
      </w:pPr>
      <w:r w:rsidRPr="00B329AC">
        <w:rPr>
          <w:rFonts w:eastAsia="MS Mincho"/>
          <w:b/>
          <w:bCs/>
          <w:lang w:val="sr-Cyrl-RS" w:eastAsia="ja-JP"/>
        </w:rPr>
        <w:t>Алтернативни токови догађаја</w:t>
      </w:r>
      <w:r w:rsidRPr="00B329AC">
        <w:rPr>
          <w:rFonts w:eastAsia="MS Mincho"/>
          <w:b/>
          <w:bCs/>
          <w:lang w:eastAsia="ja-JP"/>
        </w:rPr>
        <w:t>:</w:t>
      </w:r>
    </w:p>
    <w:p w14:paraId="6E82C4D4" w14:textId="77777777" w:rsidR="00A95CAB" w:rsidRDefault="00A95CAB" w:rsidP="00B3357E">
      <w:pPr>
        <w:ind w:left="360"/>
        <w:rPr>
          <w:rFonts w:eastAsia="MS Mincho"/>
          <w:lang w:eastAsia="ja-JP"/>
        </w:rPr>
      </w:pPr>
      <w:r>
        <w:rPr>
          <w:rFonts w:eastAsia="MS Mincho"/>
          <w:lang w:val="sr-Cyrl-RS" w:eastAsia="ja-JP"/>
        </w:rPr>
        <w:t>Изузеци</w:t>
      </w:r>
      <w:r>
        <w:rPr>
          <w:rFonts w:eastAsia="MS Mincho"/>
          <w:lang w:eastAsia="ja-JP"/>
        </w:rPr>
        <w:t>:</w:t>
      </w:r>
    </w:p>
    <w:p w14:paraId="29C5F0E7" w14:textId="193801B5" w:rsidR="00A95CAB" w:rsidRPr="00B85183" w:rsidRDefault="00A95CAB" w:rsidP="00B3357E">
      <w:pPr>
        <w:pStyle w:val="ListParagraph"/>
        <w:numPr>
          <w:ilvl w:val="0"/>
          <w:numId w:val="4"/>
        </w:numPr>
        <w:ind w:left="1080"/>
        <w:rPr>
          <w:rFonts w:eastAsia="MS Mincho"/>
          <w:lang w:eastAsia="ja-JP"/>
        </w:rPr>
      </w:pPr>
      <w:r w:rsidRPr="00B85183">
        <w:rPr>
          <w:rFonts w:eastAsia="MS Mincho"/>
          <w:lang w:val="sr-Cyrl-RS" w:eastAsia="ja-JP"/>
        </w:rPr>
        <w:t xml:space="preserve">Неуспешно </w:t>
      </w:r>
      <w:r w:rsidR="00436DEC">
        <w:rPr>
          <w:rFonts w:eastAsia="MS Mincho"/>
          <w:lang w:val="sr-Cyrl-RS" w:eastAsia="ja-JP"/>
        </w:rPr>
        <w:t>припрема података</w:t>
      </w:r>
      <w:r w:rsidR="00B3357E">
        <w:rPr>
          <w:rFonts w:eastAsia="MS Mincho"/>
          <w:lang w:val="sr-Cyrl-RS" w:eastAsia="ja-JP"/>
        </w:rPr>
        <w:t>: У</w:t>
      </w:r>
      <w:r w:rsidR="00794FA1">
        <w:rPr>
          <w:rFonts w:eastAsia="MS Mincho"/>
          <w:lang w:val="sr-Cyrl-RS" w:eastAsia="ja-JP"/>
        </w:rPr>
        <w:t xml:space="preserve">колико корисник </w:t>
      </w:r>
      <w:r w:rsidR="00E40647">
        <w:rPr>
          <w:rFonts w:eastAsia="MS Mincho"/>
          <w:lang w:val="sr-Cyrl-RS" w:eastAsia="ja-JP"/>
        </w:rPr>
        <w:t xml:space="preserve">жели да дода </w:t>
      </w:r>
      <w:r w:rsidR="00B3357E">
        <w:rPr>
          <w:rFonts w:eastAsia="MS Mincho"/>
          <w:lang w:val="sr-Cyrl-RS" w:eastAsia="ja-JP"/>
        </w:rPr>
        <w:t>нови</w:t>
      </w:r>
      <w:r w:rsidR="00E40647">
        <w:rPr>
          <w:rFonts w:eastAsia="MS Mincho"/>
          <w:lang w:val="sr-Cyrl-RS" w:eastAsia="ja-JP"/>
        </w:rPr>
        <w:t xml:space="preserve"> експеримент, а већ постоји експеримент са датим именом</w:t>
      </w:r>
      <w:r w:rsidR="00B3357E">
        <w:rPr>
          <w:rFonts w:eastAsia="MS Mincho"/>
          <w:lang w:val="sr-Cyrl-RS" w:eastAsia="ja-JP"/>
        </w:rPr>
        <w:t>,</w:t>
      </w:r>
      <w:r w:rsidR="00E40647">
        <w:rPr>
          <w:rFonts w:eastAsia="MS Mincho"/>
          <w:lang w:val="sr-Cyrl-RS" w:eastAsia="ja-JP"/>
        </w:rPr>
        <w:t xml:space="preserve"> биће обавештен да </w:t>
      </w:r>
      <w:r w:rsidR="00B3357E">
        <w:rPr>
          <w:rFonts w:eastAsia="MS Mincho"/>
          <w:lang w:val="sr-Cyrl-RS" w:eastAsia="ja-JP"/>
        </w:rPr>
        <w:t>треба да</w:t>
      </w:r>
      <w:r w:rsidR="00E40647">
        <w:rPr>
          <w:rFonts w:eastAsia="MS Mincho"/>
          <w:lang w:val="sr-Cyrl-RS" w:eastAsia="ja-JP"/>
        </w:rPr>
        <w:t xml:space="preserve"> </w:t>
      </w:r>
      <w:r w:rsidR="00C77855">
        <w:rPr>
          <w:rFonts w:eastAsia="MS Mincho"/>
          <w:lang w:val="sr-Cyrl-RS" w:eastAsia="ja-JP"/>
        </w:rPr>
        <w:t xml:space="preserve">промени име </w:t>
      </w:r>
      <w:r w:rsidR="00B3357E">
        <w:rPr>
          <w:rFonts w:eastAsia="MS Mincho"/>
          <w:lang w:val="sr-Cyrl-RS" w:eastAsia="ja-JP"/>
        </w:rPr>
        <w:t>новог</w:t>
      </w:r>
      <w:r w:rsidR="00C77855">
        <w:rPr>
          <w:rFonts w:eastAsia="MS Mincho"/>
          <w:lang w:val="sr-Cyrl-RS" w:eastAsia="ja-JP"/>
        </w:rPr>
        <w:t xml:space="preserve"> експеримента.</w:t>
      </w:r>
      <w:r w:rsidR="00E40647">
        <w:rPr>
          <w:rFonts w:eastAsia="MS Mincho"/>
          <w:lang w:val="sr-Cyrl-RS" w:eastAsia="ja-JP"/>
        </w:rPr>
        <w:t xml:space="preserve"> </w:t>
      </w:r>
    </w:p>
    <w:p w14:paraId="29B7995F" w14:textId="77777777" w:rsidR="00A95CAB" w:rsidRPr="00E36DB6" w:rsidRDefault="00A95CAB" w:rsidP="00A95CAB">
      <w:pPr>
        <w:rPr>
          <w:rFonts w:eastAsia="MS Mincho"/>
          <w:b/>
          <w:bCs/>
          <w:lang w:eastAsia="ja-JP"/>
        </w:rPr>
      </w:pPr>
      <w:r w:rsidRPr="00E36DB6">
        <w:rPr>
          <w:rFonts w:eastAsia="MS Mincho"/>
          <w:b/>
          <w:bCs/>
          <w:lang w:val="sr-Cyrl-RS" w:eastAsia="ja-JP"/>
        </w:rPr>
        <w:t>Захтеви</w:t>
      </w:r>
      <w:r w:rsidRPr="00E36DB6">
        <w:rPr>
          <w:rFonts w:eastAsia="MS Mincho"/>
          <w:b/>
          <w:bCs/>
          <w:lang w:eastAsia="ja-JP"/>
        </w:rPr>
        <w:t>:</w:t>
      </w:r>
    </w:p>
    <w:p w14:paraId="0383A7FC" w14:textId="77777777" w:rsidR="00A95CAB" w:rsidRPr="00A95CAB" w:rsidRDefault="00A95CAB" w:rsidP="00B548A0">
      <w:pPr>
        <w:pStyle w:val="ListParagraph"/>
        <w:numPr>
          <w:ilvl w:val="0"/>
          <w:numId w:val="4"/>
        </w:numPr>
        <w:rPr>
          <w:rFonts w:eastAsia="MS Mincho"/>
          <w:lang w:eastAsia="ja-JP"/>
        </w:rPr>
      </w:pPr>
      <w:r>
        <w:rPr>
          <w:rFonts w:eastAsia="MS Mincho"/>
          <w:lang w:val="sr-Cyrl-RS" w:eastAsia="ja-JP"/>
        </w:rPr>
        <w:t>Конкурентан рад више корисника</w:t>
      </w:r>
      <w:r>
        <w:rPr>
          <w:rFonts w:eastAsia="MS Mincho"/>
          <w:lang w:eastAsia="ja-JP"/>
        </w:rPr>
        <w:t xml:space="preserve">: </w:t>
      </w:r>
      <w:r>
        <w:rPr>
          <w:rFonts w:eastAsia="MS Mincho"/>
          <w:lang w:val="sr-Cyrl-RS" w:eastAsia="ja-JP"/>
        </w:rPr>
        <w:t>Потребно је обезбедити могућност истовременог рада више корисника.</w:t>
      </w:r>
    </w:p>
    <w:p w14:paraId="54F15594" w14:textId="40AF3B1F" w:rsidR="00F56441" w:rsidRPr="00A95CAB" w:rsidRDefault="00F56441" w:rsidP="00E048C9">
      <w:pPr>
        <w:rPr>
          <w:lang w:eastAsia="ja-JP"/>
        </w:rPr>
      </w:pPr>
    </w:p>
    <w:p w14:paraId="15FB1341" w14:textId="5FECF71F" w:rsidR="004257D0" w:rsidRPr="00A95CAB" w:rsidRDefault="004257D0" w:rsidP="00E048C9">
      <w:pPr>
        <w:rPr>
          <w:lang w:eastAsia="ja-JP"/>
        </w:rPr>
      </w:pPr>
    </w:p>
    <w:p w14:paraId="7CC38BA7" w14:textId="5E007334" w:rsidR="002032C2" w:rsidRPr="002032C2" w:rsidRDefault="00FC4288" w:rsidP="00FC4288">
      <w:pPr>
        <w:pStyle w:val="Heading3"/>
        <w:rPr>
          <w:lang w:val="sr-Cyrl-RS"/>
        </w:rPr>
      </w:pPr>
      <w:bookmarkStart w:id="50" w:name="_Toc101465957"/>
      <w:r>
        <w:rPr>
          <w:lang w:val="sr-Cyrl-RS"/>
        </w:rPr>
        <w:t>Тренирање модела вештачке неурон</w:t>
      </w:r>
      <w:r w:rsidR="00A437AB">
        <w:rPr>
          <w:lang w:val="sr-Cyrl-RS"/>
        </w:rPr>
        <w:t>ске мреже</w:t>
      </w:r>
      <w:bookmarkEnd w:id="50"/>
    </w:p>
    <w:p w14:paraId="686DE9B3" w14:textId="69CA7C46" w:rsidR="00A437AB" w:rsidRDefault="00A437AB" w:rsidP="00A437AB">
      <w:pPr>
        <w:rPr>
          <w:lang w:val="sr-Cyrl-RS"/>
        </w:rPr>
      </w:pPr>
    </w:p>
    <w:p w14:paraId="7794ECEE" w14:textId="77777777" w:rsidR="00FF1130" w:rsidRDefault="11007137" w:rsidP="0010459C">
      <w:pPr>
        <w:keepNext/>
        <w:jc w:val="center"/>
      </w:pPr>
      <w:r>
        <w:rPr>
          <w:noProof/>
        </w:rPr>
        <w:drawing>
          <wp:inline distT="0" distB="0" distL="0" distR="0" wp14:anchorId="52F8ACDB" wp14:editId="0941FC7A">
            <wp:extent cx="5348355" cy="34518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8360" cy="3458317"/>
                    </a:xfrm>
                    <a:prstGeom prst="rect">
                      <a:avLst/>
                    </a:prstGeom>
                  </pic:spPr>
                </pic:pic>
              </a:graphicData>
            </a:graphic>
          </wp:inline>
        </w:drawing>
      </w:r>
    </w:p>
    <w:p w14:paraId="283DA79C" w14:textId="77777777" w:rsidR="00FF32C6" w:rsidRDefault="00FF32C6" w:rsidP="0010459C">
      <w:pPr>
        <w:pStyle w:val="Caption"/>
        <w:jc w:val="center"/>
      </w:pPr>
    </w:p>
    <w:p w14:paraId="40D7B7D4" w14:textId="424E5CF5" w:rsidR="00DA1F49" w:rsidRDefault="0010459C" w:rsidP="0010459C">
      <w:pPr>
        <w:pStyle w:val="Caption"/>
        <w:jc w:val="center"/>
      </w:pPr>
      <w:proofErr w:type="spellStart"/>
      <w:r>
        <w:t>Слика</w:t>
      </w:r>
      <w:proofErr w:type="spellEnd"/>
      <w:r>
        <w:t xml:space="preserve"> </w:t>
      </w:r>
      <w:r>
        <w:fldChar w:fldCharType="begin"/>
      </w:r>
      <w:r>
        <w:instrText>SEQ Слика \* ARABIC</w:instrText>
      </w:r>
      <w:r>
        <w:fldChar w:fldCharType="separate"/>
      </w:r>
      <w:r w:rsidR="001F31EC">
        <w:rPr>
          <w:noProof/>
        </w:rPr>
        <w:t>2</w:t>
      </w:r>
      <w:r>
        <w:fldChar w:fldCharType="end"/>
      </w:r>
      <w:r>
        <w:rPr>
          <w:lang w:val="sr-Cyrl-RS"/>
        </w:rPr>
        <w:t xml:space="preserve"> </w:t>
      </w:r>
      <w:r w:rsidRPr="00383FFB">
        <w:t xml:space="preserve">- </w:t>
      </w:r>
      <w:proofErr w:type="spellStart"/>
      <w:r w:rsidRPr="00383FFB">
        <w:t>Тренирање</w:t>
      </w:r>
      <w:proofErr w:type="spellEnd"/>
      <w:r w:rsidRPr="00383FFB">
        <w:t xml:space="preserve"> </w:t>
      </w:r>
      <w:proofErr w:type="spellStart"/>
      <w:r w:rsidRPr="00383FFB">
        <w:t>модела</w:t>
      </w:r>
      <w:proofErr w:type="spellEnd"/>
      <w:r w:rsidRPr="00383FFB">
        <w:t xml:space="preserve"> </w:t>
      </w:r>
      <w:proofErr w:type="spellStart"/>
      <w:r w:rsidRPr="00383FFB">
        <w:t>вештачке</w:t>
      </w:r>
      <w:proofErr w:type="spellEnd"/>
      <w:r w:rsidRPr="00383FFB">
        <w:t xml:space="preserve"> </w:t>
      </w:r>
      <w:proofErr w:type="spellStart"/>
      <w:r w:rsidRPr="00383FFB">
        <w:t>неуронске</w:t>
      </w:r>
      <w:proofErr w:type="spellEnd"/>
      <w:r w:rsidRPr="00383FFB">
        <w:t xml:space="preserve"> </w:t>
      </w:r>
      <w:proofErr w:type="spellStart"/>
      <w:r w:rsidRPr="00383FFB">
        <w:t>мреже</w:t>
      </w:r>
      <w:proofErr w:type="spellEnd"/>
    </w:p>
    <w:p w14:paraId="3D490C97" w14:textId="7D9C31C7" w:rsidR="00A437AB" w:rsidRDefault="00A437AB" w:rsidP="00A437AB">
      <w:pPr>
        <w:rPr>
          <w:rFonts w:eastAsia="MS Mincho"/>
          <w:lang w:val="sr-Cyrl-RS" w:eastAsia="ja-JP"/>
        </w:rPr>
      </w:pPr>
      <w:r w:rsidRPr="00B81A84">
        <w:rPr>
          <w:b/>
          <w:bCs/>
          <w:lang w:val="sr-Cyrl-RS"/>
        </w:rPr>
        <w:lastRenderedPageBreak/>
        <w:t>Кратак опис</w:t>
      </w:r>
      <w:r w:rsidRPr="00791AF2">
        <w:rPr>
          <w:rFonts w:eastAsia="MS Mincho"/>
          <w:lang w:val="sr-Cyrl-RS" w:eastAsia="ja-JP"/>
        </w:rPr>
        <w:t xml:space="preserve">: </w:t>
      </w:r>
      <w:r w:rsidR="0087796C">
        <w:rPr>
          <w:rFonts w:eastAsia="MS Mincho"/>
          <w:lang w:val="sr-Cyrl-RS" w:eastAsia="ja-JP"/>
        </w:rPr>
        <w:t>Корисник тренира модел вештачке неуронске мреже.</w:t>
      </w:r>
    </w:p>
    <w:p w14:paraId="3674CA55" w14:textId="77777777" w:rsidR="00A437AB" w:rsidRPr="00CD4526" w:rsidRDefault="00A437AB" w:rsidP="00A437AB">
      <w:pPr>
        <w:rPr>
          <w:rFonts w:eastAsia="MS Mincho"/>
          <w:lang w:val="sr-Cyrl-RS" w:eastAsia="ja-JP"/>
        </w:rPr>
      </w:pPr>
      <w:r w:rsidRPr="000531F2">
        <w:rPr>
          <w:rFonts w:eastAsia="MS Mincho"/>
          <w:b/>
          <w:bCs/>
          <w:lang w:val="sr-Cyrl-RS" w:eastAsia="ja-JP"/>
        </w:rPr>
        <w:t>Опис случаја коришћења</w:t>
      </w:r>
      <w:r w:rsidRPr="00CD4526">
        <w:rPr>
          <w:rFonts w:eastAsia="MS Mincho"/>
          <w:lang w:val="sr-Cyrl-RS" w:eastAsia="ja-JP"/>
        </w:rPr>
        <w:t xml:space="preserve">: </w:t>
      </w:r>
    </w:p>
    <w:p w14:paraId="39DF50E7" w14:textId="69CE3205" w:rsidR="00D808F0" w:rsidRPr="00CD4526" w:rsidRDefault="00D808F0" w:rsidP="00A437AB">
      <w:pPr>
        <w:rPr>
          <w:rFonts w:eastAsia="MS Mincho"/>
          <w:lang w:val="sr-Cyrl-RS" w:eastAsia="ja-JP"/>
        </w:rPr>
      </w:pPr>
      <w:r>
        <w:rPr>
          <w:rFonts w:eastAsia="MS Mincho"/>
          <w:lang w:val="sr-Cyrl-RS" w:eastAsia="ja-JP"/>
        </w:rPr>
        <w:t xml:space="preserve">Корисник </w:t>
      </w:r>
      <w:r w:rsidR="009C5735">
        <w:rPr>
          <w:rFonts w:eastAsia="MS Mincho"/>
          <w:lang w:val="sr-Cyrl-RS" w:eastAsia="ja-JP"/>
        </w:rPr>
        <w:t>поседује могућност</w:t>
      </w:r>
      <w:r>
        <w:rPr>
          <w:rFonts w:eastAsia="MS Mincho"/>
          <w:lang w:val="sr-Cyrl-RS" w:eastAsia="ja-JP"/>
        </w:rPr>
        <w:t xml:space="preserve"> да тренира модел и да прати процес тренирања.</w:t>
      </w:r>
    </w:p>
    <w:p w14:paraId="6F7E48AB" w14:textId="77777777" w:rsidR="00A437AB" w:rsidRDefault="00A437AB" w:rsidP="00A437AB">
      <w:pPr>
        <w:rPr>
          <w:rFonts w:eastAsia="MS Mincho"/>
          <w:b/>
          <w:bCs/>
          <w:lang w:val="sr-Cyrl-RS" w:eastAsia="ja-JP"/>
        </w:rPr>
      </w:pPr>
      <w:r w:rsidRPr="00996396">
        <w:rPr>
          <w:rFonts w:eastAsia="MS Mincho"/>
          <w:b/>
          <w:bCs/>
          <w:lang w:val="sr-Cyrl-RS" w:eastAsia="ja-JP"/>
        </w:rPr>
        <w:t>Главни ток догађаја</w:t>
      </w:r>
      <w:r w:rsidRPr="00CD4526">
        <w:rPr>
          <w:rFonts w:eastAsia="MS Mincho"/>
          <w:b/>
          <w:bCs/>
          <w:lang w:val="sr-Cyrl-RS" w:eastAsia="ja-JP"/>
        </w:rPr>
        <w:t>:</w:t>
      </w:r>
    </w:p>
    <w:p w14:paraId="330201E5" w14:textId="7688445F" w:rsidR="00A644F9" w:rsidRDefault="00F26392" w:rsidP="00A437AB">
      <w:pPr>
        <w:rPr>
          <w:rFonts w:eastAsia="MS Mincho"/>
          <w:lang w:val="sr-Cyrl-RS" w:eastAsia="ja-JP"/>
        </w:rPr>
      </w:pPr>
      <w:r>
        <w:rPr>
          <w:rFonts w:eastAsia="MS Mincho"/>
          <w:lang w:val="sr-Cyrl-RS" w:eastAsia="ja-JP"/>
        </w:rPr>
        <w:t xml:space="preserve">Корисник на страници </w:t>
      </w:r>
      <w:r w:rsidR="00922224">
        <w:rPr>
          <w:rFonts w:eastAsia="MS Mincho"/>
          <w:lang w:val="sr-Cyrl-RS" w:eastAsia="ja-JP"/>
        </w:rPr>
        <w:t>„</w:t>
      </w:r>
      <w:proofErr w:type="spellStart"/>
      <w:r w:rsidR="00922224">
        <w:rPr>
          <w:rFonts w:eastAsia="MS Mincho"/>
          <w:lang w:eastAsia="ja-JP"/>
        </w:rPr>
        <w:t>Treniraj</w:t>
      </w:r>
      <w:proofErr w:type="spellEnd"/>
      <w:r w:rsidR="00922224">
        <w:rPr>
          <w:rFonts w:eastAsia="MS Mincho"/>
          <w:lang w:eastAsia="ja-JP"/>
        </w:rPr>
        <w:t xml:space="preserve"> model</w:t>
      </w:r>
      <w:r w:rsidR="00922224">
        <w:rPr>
          <w:rFonts w:eastAsia="MS Mincho"/>
          <w:lang w:val="sr-Cyrl-RS" w:eastAsia="ja-JP"/>
        </w:rPr>
        <w:t>“</w:t>
      </w:r>
      <w:r>
        <w:rPr>
          <w:rFonts w:eastAsia="MS Mincho"/>
          <w:lang w:val="sr-Cyrl-RS" w:eastAsia="ja-JP"/>
        </w:rPr>
        <w:t xml:space="preserve"> бира експеримент </w:t>
      </w:r>
      <w:r w:rsidR="00C859FC">
        <w:rPr>
          <w:rFonts w:eastAsia="MS Mincho"/>
          <w:lang w:val="sr-Cyrl-RS" w:eastAsia="ja-JP"/>
        </w:rPr>
        <w:t>у оквиру ког</w:t>
      </w:r>
      <w:r>
        <w:rPr>
          <w:rFonts w:eastAsia="MS Mincho"/>
          <w:lang w:val="sr-Cyrl-RS" w:eastAsia="ja-JP"/>
        </w:rPr>
        <w:t xml:space="preserve"> жели да тренира модел. Када изабере експеримент</w:t>
      </w:r>
      <w:r w:rsidR="00890D56">
        <w:rPr>
          <w:rFonts w:eastAsia="MS Mincho"/>
          <w:lang w:val="sr-Cyrl-RS" w:eastAsia="ja-JP"/>
        </w:rPr>
        <w:t>,</w:t>
      </w:r>
      <w:r>
        <w:rPr>
          <w:rFonts w:eastAsia="MS Mincho"/>
          <w:lang w:val="sr-Cyrl-RS" w:eastAsia="ja-JP"/>
        </w:rPr>
        <w:t xml:space="preserve"> моћи ће да изабере неки од већ постојећих модела или да направи нови. У случају да жели да направи нови </w:t>
      </w:r>
      <w:r w:rsidR="00890D56">
        <w:rPr>
          <w:rFonts w:eastAsia="MS Mincho"/>
          <w:lang w:val="sr-Cyrl-RS" w:eastAsia="ja-JP"/>
        </w:rPr>
        <w:t>модел,</w:t>
      </w:r>
      <w:r w:rsidR="00A23137">
        <w:rPr>
          <w:rFonts w:eastAsia="MS Mincho"/>
          <w:lang w:val="sr-Cyrl-RS" w:eastAsia="ja-JP"/>
        </w:rPr>
        <w:t xml:space="preserve"> потребно је </w:t>
      </w:r>
      <w:r>
        <w:rPr>
          <w:rFonts w:eastAsia="MS Mincho"/>
          <w:lang w:val="sr-Cyrl-RS" w:eastAsia="ja-JP"/>
        </w:rPr>
        <w:t xml:space="preserve">да </w:t>
      </w:r>
      <w:r w:rsidR="00A23137">
        <w:rPr>
          <w:rFonts w:eastAsia="MS Mincho"/>
          <w:lang w:val="sr-Cyrl-RS" w:eastAsia="ja-JP"/>
        </w:rPr>
        <w:t>да назив и опис моделу и подеси</w:t>
      </w:r>
      <w:r>
        <w:rPr>
          <w:rFonts w:eastAsia="MS Mincho"/>
          <w:lang w:val="sr-Cyrl-RS" w:eastAsia="ja-JP"/>
        </w:rPr>
        <w:t xml:space="preserve"> параметре</w:t>
      </w:r>
      <w:r w:rsidR="00A23137">
        <w:rPr>
          <w:rFonts w:eastAsia="MS Mincho"/>
          <w:lang w:val="sr-Cyrl-RS" w:eastAsia="ja-JP"/>
        </w:rPr>
        <w:t xml:space="preserve"> за тренирање</w:t>
      </w:r>
      <w:r>
        <w:rPr>
          <w:rFonts w:eastAsia="MS Mincho"/>
          <w:lang w:val="sr-Cyrl-RS" w:eastAsia="ja-JP"/>
        </w:rPr>
        <w:t xml:space="preserve">. </w:t>
      </w:r>
      <w:r w:rsidR="00A23137">
        <w:rPr>
          <w:rFonts w:eastAsia="MS Mincho"/>
          <w:lang w:val="sr-Cyrl-RS" w:eastAsia="ja-JP"/>
        </w:rPr>
        <w:t>Међу</w:t>
      </w:r>
      <w:r>
        <w:rPr>
          <w:rFonts w:eastAsia="MS Mincho"/>
          <w:lang w:val="sr-Cyrl-RS" w:eastAsia="ja-JP"/>
        </w:rPr>
        <w:t xml:space="preserve"> тим параметрима се налазе тип проблема, </w:t>
      </w:r>
      <w:proofErr w:type="spellStart"/>
      <w:r>
        <w:rPr>
          <w:rFonts w:eastAsia="MS Mincho"/>
          <w:lang w:val="sr-Cyrl-RS" w:eastAsia="ja-JP"/>
        </w:rPr>
        <w:t>оптимизатор</w:t>
      </w:r>
      <w:proofErr w:type="spellEnd"/>
      <w:r>
        <w:rPr>
          <w:rFonts w:eastAsia="MS Mincho"/>
          <w:lang w:val="sr-Cyrl-RS" w:eastAsia="ja-JP"/>
        </w:rPr>
        <w:t xml:space="preserve">, функција трошка, број епоха, број скривених слојева, број </w:t>
      </w:r>
      <w:proofErr w:type="spellStart"/>
      <w:r>
        <w:rPr>
          <w:rFonts w:eastAsia="MS Mincho"/>
          <w:lang w:val="sr-Cyrl-RS" w:eastAsia="ja-JP"/>
        </w:rPr>
        <w:t>неурона</w:t>
      </w:r>
      <w:proofErr w:type="spellEnd"/>
      <w:r>
        <w:rPr>
          <w:rFonts w:eastAsia="MS Mincho"/>
          <w:lang w:val="sr-Cyrl-RS" w:eastAsia="ja-JP"/>
        </w:rPr>
        <w:t xml:space="preserve"> скривених слојева</w:t>
      </w:r>
      <w:r w:rsidR="003D3A79">
        <w:rPr>
          <w:rFonts w:eastAsia="MS Mincho"/>
          <w:lang w:val="sr-Cyrl-RS" w:eastAsia="ja-JP"/>
        </w:rPr>
        <w:t xml:space="preserve"> и</w:t>
      </w:r>
      <w:r>
        <w:rPr>
          <w:rFonts w:eastAsia="MS Mincho"/>
          <w:lang w:val="sr-Cyrl-RS" w:eastAsia="ja-JP"/>
        </w:rPr>
        <w:t xml:space="preserve"> број узорка по итерацији</w:t>
      </w:r>
      <w:r w:rsidR="003D3A79">
        <w:rPr>
          <w:rFonts w:eastAsia="MS Mincho"/>
          <w:lang w:val="sr-Cyrl-RS" w:eastAsia="ja-JP"/>
        </w:rPr>
        <w:t>, к</w:t>
      </w:r>
      <w:r>
        <w:rPr>
          <w:rFonts w:eastAsia="MS Mincho"/>
          <w:lang w:val="sr-Cyrl-RS" w:eastAsia="ja-JP"/>
        </w:rPr>
        <w:t xml:space="preserve">ао и функцију активације скривених слојева и излазног слоја. Када корисник </w:t>
      </w:r>
      <w:r w:rsidR="003D3A79">
        <w:rPr>
          <w:rFonts w:eastAsia="MS Mincho"/>
          <w:lang w:val="sr-Cyrl-RS" w:eastAsia="ja-JP"/>
        </w:rPr>
        <w:t>подеси параметре,</w:t>
      </w:r>
      <w:r>
        <w:rPr>
          <w:rFonts w:eastAsia="MS Mincho"/>
          <w:lang w:val="sr-Cyrl-RS" w:eastAsia="ja-JP"/>
        </w:rPr>
        <w:t xml:space="preserve"> може да сачува модел и да покрене тренирање.</w:t>
      </w:r>
      <w:r w:rsidRPr="00861D55">
        <w:rPr>
          <w:rFonts w:eastAsia="MS Mincho"/>
          <w:lang w:val="sr-Cyrl-RS" w:eastAsia="ja-JP"/>
        </w:rPr>
        <w:t xml:space="preserve"> </w:t>
      </w:r>
      <w:r>
        <w:rPr>
          <w:rFonts w:eastAsia="MS Mincho"/>
          <w:lang w:val="sr-Cyrl-RS" w:eastAsia="ja-JP"/>
        </w:rPr>
        <w:t>Када покрене тренирање</w:t>
      </w:r>
      <w:r w:rsidR="00052FEF">
        <w:rPr>
          <w:rFonts w:eastAsia="MS Mincho"/>
          <w:lang w:val="sr-Cyrl-RS" w:eastAsia="ja-JP"/>
        </w:rPr>
        <w:t>,</w:t>
      </w:r>
      <w:r>
        <w:rPr>
          <w:rFonts w:eastAsia="MS Mincho"/>
          <w:lang w:val="sr-Cyrl-RS" w:eastAsia="ja-JP"/>
        </w:rPr>
        <w:t xml:space="preserve"> корисник може да прати дато тренирање помоћу </w:t>
      </w:r>
      <w:r w:rsidR="00052FEF">
        <w:rPr>
          <w:rFonts w:eastAsia="MS Mincho"/>
          <w:lang w:val="sr-Cyrl-RS" w:eastAsia="ja-JP"/>
        </w:rPr>
        <w:t>,,</w:t>
      </w:r>
      <w:r w:rsidRPr="008B302E">
        <w:rPr>
          <w:rFonts w:eastAsia="MS Mincho"/>
          <w:i/>
          <w:lang w:eastAsia="ja-JP"/>
        </w:rPr>
        <w:t>real</w:t>
      </w:r>
      <w:r w:rsidRPr="008B302E">
        <w:rPr>
          <w:rFonts w:eastAsia="MS Mincho"/>
          <w:i/>
          <w:lang w:val="sr-Cyrl-RS" w:eastAsia="ja-JP"/>
        </w:rPr>
        <w:t xml:space="preserve"> </w:t>
      </w:r>
      <w:r w:rsidRPr="008B302E">
        <w:rPr>
          <w:rFonts w:eastAsia="MS Mincho"/>
          <w:i/>
          <w:lang w:eastAsia="ja-JP"/>
        </w:rPr>
        <w:t>time</w:t>
      </w:r>
      <w:r w:rsidRPr="00861D55">
        <w:rPr>
          <w:rFonts w:eastAsia="MS Mincho"/>
          <w:lang w:val="sr-Cyrl-RS" w:eastAsia="ja-JP"/>
        </w:rPr>
        <w:t>”</w:t>
      </w:r>
      <w:r>
        <w:rPr>
          <w:rFonts w:eastAsia="MS Mincho"/>
          <w:lang w:val="sr-Cyrl-RS" w:eastAsia="ja-JP"/>
        </w:rPr>
        <w:t xml:space="preserve">визуелизације на графику (приказ грешке). </w:t>
      </w:r>
      <w:r w:rsidR="00B018FA">
        <w:rPr>
          <w:rFonts w:eastAsia="MS Mincho"/>
          <w:lang w:val="sr-Cyrl-RS" w:eastAsia="ja-JP"/>
        </w:rPr>
        <w:t xml:space="preserve">Обавештења о напретку тренирања налазиће се </w:t>
      </w:r>
      <w:r w:rsidR="004E16EE">
        <w:rPr>
          <w:rFonts w:eastAsia="MS Mincho"/>
          <w:lang w:val="sr-Cyrl-RS" w:eastAsia="ja-JP"/>
        </w:rPr>
        <w:t>на</w:t>
      </w:r>
      <w:r>
        <w:rPr>
          <w:rFonts w:eastAsia="MS Mincho"/>
          <w:lang w:val="sr-Cyrl-RS" w:eastAsia="ja-JP"/>
        </w:rPr>
        <w:t xml:space="preserve"> </w:t>
      </w:r>
      <w:r w:rsidRPr="008B302E">
        <w:rPr>
          <w:rFonts w:eastAsia="MS Mincho"/>
          <w:i/>
          <w:lang w:eastAsia="ja-JP"/>
        </w:rPr>
        <w:t>progress</w:t>
      </w:r>
      <w:r w:rsidRPr="008B302E">
        <w:rPr>
          <w:rFonts w:eastAsia="MS Mincho"/>
          <w:i/>
          <w:lang w:val="sr-Cyrl-RS" w:eastAsia="ja-JP"/>
        </w:rPr>
        <w:t xml:space="preserve"> </w:t>
      </w:r>
      <w:r w:rsidRPr="008B302E">
        <w:rPr>
          <w:rFonts w:eastAsia="MS Mincho"/>
          <w:i/>
          <w:lang w:eastAsia="ja-JP"/>
        </w:rPr>
        <w:t>bar</w:t>
      </w:r>
      <w:r w:rsidRPr="00C672E6">
        <w:rPr>
          <w:rFonts w:eastAsia="MS Mincho"/>
          <w:lang w:val="sr-Cyrl-RS" w:eastAsia="ja-JP"/>
        </w:rPr>
        <w:t>-</w:t>
      </w:r>
      <w:r w:rsidR="00B018FA">
        <w:rPr>
          <w:rFonts w:eastAsia="MS Mincho"/>
          <w:lang w:val="sr-Cyrl-RS" w:eastAsia="ja-JP"/>
        </w:rPr>
        <w:t>у</w:t>
      </w:r>
      <w:r>
        <w:rPr>
          <w:rFonts w:eastAsia="MS Mincho"/>
          <w:lang w:val="sr-Cyrl-RS" w:eastAsia="ja-JP"/>
        </w:rPr>
        <w:t xml:space="preserve">. По завршетку тренирања прави </w:t>
      </w:r>
      <w:r w:rsidR="00AA59FB">
        <w:rPr>
          <w:rFonts w:eastAsia="MS Mincho"/>
          <w:lang w:val="sr-Cyrl-RS" w:eastAsia="ja-JP"/>
        </w:rPr>
        <w:t>се</w:t>
      </w:r>
      <w:r>
        <w:rPr>
          <w:rFonts w:eastAsia="MS Mincho"/>
          <w:lang w:val="sr-Cyrl-RS" w:eastAsia="ja-JP"/>
        </w:rPr>
        <w:t xml:space="preserve"> предиктор. Важно је нагласити да ће предиктор</w:t>
      </w:r>
      <w:r w:rsidR="00DC6E1A">
        <w:rPr>
          <w:rFonts w:eastAsia="MS Mincho"/>
          <w:lang w:val="sr-Cyrl-RS" w:eastAsia="ja-JP"/>
        </w:rPr>
        <w:t>и</w:t>
      </w:r>
      <w:r w:rsidR="00DC6E1A" w:rsidRPr="00DC6E1A">
        <w:rPr>
          <w:rFonts w:eastAsia="MS Mincho"/>
          <w:lang w:val="sr-Cyrl-RS" w:eastAsia="ja-JP"/>
        </w:rPr>
        <w:t xml:space="preserve"> </w:t>
      </w:r>
      <w:r>
        <w:rPr>
          <w:rFonts w:eastAsia="MS Mincho"/>
          <w:lang w:val="sr-Cyrl-RS" w:eastAsia="ja-JP"/>
        </w:rPr>
        <w:t xml:space="preserve">код </w:t>
      </w:r>
      <w:proofErr w:type="spellStart"/>
      <w:r>
        <w:rPr>
          <w:rFonts w:eastAsia="MS Mincho"/>
          <w:lang w:val="sr-Cyrl-RS" w:eastAsia="ja-JP"/>
        </w:rPr>
        <w:t>непријављеног</w:t>
      </w:r>
      <w:proofErr w:type="spellEnd"/>
      <w:r>
        <w:rPr>
          <w:rFonts w:eastAsia="MS Mincho"/>
          <w:lang w:val="sr-Cyrl-RS" w:eastAsia="ja-JP"/>
        </w:rPr>
        <w:t xml:space="preserve"> корисника бити обрисани 24  часа</w:t>
      </w:r>
      <w:r w:rsidR="00DC6E1A">
        <w:rPr>
          <w:rFonts w:eastAsia="MS Mincho"/>
          <w:lang w:val="sr-Cyrl-RS" w:eastAsia="ja-JP"/>
        </w:rPr>
        <w:t xml:space="preserve"> након пријаве</w:t>
      </w:r>
      <w:r>
        <w:rPr>
          <w:rFonts w:eastAsia="MS Mincho"/>
          <w:lang w:val="sr-Cyrl-RS" w:eastAsia="ja-JP"/>
        </w:rPr>
        <w:t>.</w:t>
      </w:r>
    </w:p>
    <w:p w14:paraId="31AE6436" w14:textId="28484874" w:rsidR="00A437AB" w:rsidRPr="00E42319" w:rsidRDefault="00A437AB" w:rsidP="00A437AB">
      <w:pPr>
        <w:rPr>
          <w:rFonts w:eastAsia="MS Mincho"/>
          <w:b/>
          <w:bCs/>
          <w:lang w:val="sr-Cyrl-RS" w:eastAsia="ja-JP"/>
        </w:rPr>
      </w:pPr>
      <w:r w:rsidRPr="00CD4526">
        <w:rPr>
          <w:rFonts w:eastAsia="MS Mincho"/>
          <w:b/>
          <w:bCs/>
          <w:lang w:val="sr-Cyrl-RS" w:eastAsia="ja-JP"/>
        </w:rPr>
        <w:t>Дефинисање услова</w:t>
      </w:r>
      <w:r w:rsidRPr="00E42319">
        <w:rPr>
          <w:rFonts w:eastAsia="MS Mincho"/>
          <w:b/>
          <w:bCs/>
          <w:lang w:val="sr-Cyrl-RS" w:eastAsia="ja-JP"/>
        </w:rPr>
        <w:t>:</w:t>
      </w:r>
    </w:p>
    <w:p w14:paraId="0A47301B" w14:textId="7C9F3B4A" w:rsidR="00A437AB" w:rsidRPr="00EB4725" w:rsidRDefault="00A437AB" w:rsidP="00CD56C3">
      <w:pPr>
        <w:ind w:left="720"/>
        <w:rPr>
          <w:rFonts w:eastAsia="MS Mincho"/>
          <w:lang w:val="sr-Cyrl-RS" w:eastAsia="ja-JP"/>
        </w:rPr>
      </w:pPr>
      <w:r>
        <w:rPr>
          <w:rFonts w:eastAsia="MS Mincho"/>
          <w:lang w:val="sr-Cyrl-RS" w:eastAsia="ja-JP"/>
        </w:rPr>
        <w:t>Предуслови</w:t>
      </w:r>
      <w:r w:rsidRPr="00EB4725">
        <w:rPr>
          <w:rFonts w:eastAsia="MS Mincho"/>
          <w:lang w:val="sr-Cyrl-RS" w:eastAsia="ja-JP"/>
        </w:rPr>
        <w:t>:</w:t>
      </w:r>
    </w:p>
    <w:p w14:paraId="680D3008" w14:textId="77777777" w:rsidR="00A437AB" w:rsidRPr="005B245C" w:rsidRDefault="00A437AB" w:rsidP="00CD56C3">
      <w:pPr>
        <w:pStyle w:val="ListParagraph"/>
        <w:numPr>
          <w:ilvl w:val="0"/>
          <w:numId w:val="3"/>
        </w:numPr>
        <w:ind w:left="1800"/>
        <w:rPr>
          <w:rFonts w:eastAsia="MS Mincho"/>
          <w:lang w:eastAsia="ja-JP"/>
        </w:rPr>
      </w:pPr>
      <w:r>
        <w:rPr>
          <w:rFonts w:eastAsia="MS Mincho"/>
          <w:lang w:val="sr-Cyrl-RS" w:eastAsia="ja-JP"/>
        </w:rPr>
        <w:t>Покретање апликације</w:t>
      </w:r>
    </w:p>
    <w:p w14:paraId="5CF893E6" w14:textId="77777777" w:rsidR="00A437AB" w:rsidRPr="005B245C" w:rsidRDefault="00A437AB" w:rsidP="00CD56C3">
      <w:pPr>
        <w:pStyle w:val="ListParagraph"/>
        <w:numPr>
          <w:ilvl w:val="0"/>
          <w:numId w:val="3"/>
        </w:numPr>
        <w:ind w:left="1800"/>
        <w:rPr>
          <w:rFonts w:eastAsia="MS Mincho"/>
          <w:lang w:eastAsia="ja-JP"/>
        </w:rPr>
      </w:pPr>
      <w:r>
        <w:rPr>
          <w:rFonts w:eastAsia="MS Mincho"/>
          <w:lang w:val="sr-Cyrl-RS" w:eastAsia="ja-JP"/>
        </w:rPr>
        <w:t>Интернет конекција</w:t>
      </w:r>
    </w:p>
    <w:p w14:paraId="06351B96" w14:textId="3D42FE23" w:rsidR="00A644F9" w:rsidRPr="005B245C" w:rsidRDefault="007600FE" w:rsidP="00CD56C3">
      <w:pPr>
        <w:pStyle w:val="ListParagraph"/>
        <w:numPr>
          <w:ilvl w:val="0"/>
          <w:numId w:val="3"/>
        </w:numPr>
        <w:ind w:left="1800"/>
        <w:rPr>
          <w:rFonts w:eastAsia="MS Mincho"/>
          <w:lang w:eastAsia="ja-JP"/>
        </w:rPr>
      </w:pPr>
      <w:r>
        <w:rPr>
          <w:rFonts w:eastAsia="MS Mincho"/>
          <w:lang w:val="sr-Cyrl-RS" w:eastAsia="ja-JP"/>
        </w:rPr>
        <w:t>Направљен експеримент</w:t>
      </w:r>
    </w:p>
    <w:p w14:paraId="474EB519" w14:textId="03B28604" w:rsidR="00A437AB" w:rsidRDefault="00A437AB" w:rsidP="00CD56C3">
      <w:pPr>
        <w:ind w:left="720"/>
        <w:rPr>
          <w:rFonts w:eastAsia="MS Mincho"/>
          <w:lang w:eastAsia="ja-JP"/>
        </w:rPr>
      </w:pPr>
      <w:proofErr w:type="spellStart"/>
      <w:r>
        <w:rPr>
          <w:rFonts w:eastAsia="MS Mincho"/>
          <w:lang w:val="sr-Cyrl-RS" w:eastAsia="ja-JP"/>
        </w:rPr>
        <w:t>Постуслови</w:t>
      </w:r>
      <w:proofErr w:type="spellEnd"/>
      <w:r>
        <w:rPr>
          <w:rFonts w:eastAsia="MS Mincho"/>
          <w:lang w:eastAsia="ja-JP"/>
        </w:rPr>
        <w:t>:</w:t>
      </w:r>
    </w:p>
    <w:p w14:paraId="3186520E" w14:textId="77777777" w:rsidR="00A437AB" w:rsidRPr="00B26C56" w:rsidRDefault="00A437AB" w:rsidP="00CD56C3">
      <w:pPr>
        <w:pStyle w:val="ListParagraph"/>
        <w:numPr>
          <w:ilvl w:val="0"/>
          <w:numId w:val="4"/>
        </w:numPr>
        <w:ind w:left="1800"/>
        <w:rPr>
          <w:rFonts w:eastAsia="MS Mincho"/>
          <w:lang w:eastAsia="ja-JP"/>
        </w:rPr>
      </w:pPr>
      <w:r>
        <w:rPr>
          <w:rFonts w:eastAsia="MS Mincho"/>
          <w:lang w:val="sr-Cyrl-RS" w:eastAsia="ja-JP"/>
        </w:rPr>
        <w:t>Регуларност базе података</w:t>
      </w:r>
    </w:p>
    <w:p w14:paraId="0906B1FD" w14:textId="77777777" w:rsidR="00A437AB" w:rsidRPr="00B329AC" w:rsidRDefault="00A437AB" w:rsidP="00A437AB">
      <w:pPr>
        <w:rPr>
          <w:rFonts w:eastAsia="MS Mincho"/>
          <w:b/>
          <w:bCs/>
          <w:lang w:eastAsia="ja-JP"/>
        </w:rPr>
      </w:pPr>
      <w:r w:rsidRPr="00B329AC">
        <w:rPr>
          <w:rFonts w:eastAsia="MS Mincho"/>
          <w:b/>
          <w:bCs/>
          <w:lang w:val="sr-Cyrl-RS" w:eastAsia="ja-JP"/>
        </w:rPr>
        <w:t>Алтернативни токови догађаја</w:t>
      </w:r>
      <w:r w:rsidRPr="00B329AC">
        <w:rPr>
          <w:rFonts w:eastAsia="MS Mincho"/>
          <w:b/>
          <w:bCs/>
          <w:lang w:eastAsia="ja-JP"/>
        </w:rPr>
        <w:t>:</w:t>
      </w:r>
    </w:p>
    <w:p w14:paraId="60E6F4A6" w14:textId="77777777" w:rsidR="00A437AB" w:rsidRDefault="00A437AB" w:rsidP="003A1B69">
      <w:pPr>
        <w:ind w:left="360"/>
        <w:rPr>
          <w:rFonts w:eastAsia="MS Mincho"/>
          <w:lang w:eastAsia="ja-JP"/>
        </w:rPr>
      </w:pPr>
      <w:r>
        <w:rPr>
          <w:rFonts w:eastAsia="MS Mincho"/>
          <w:lang w:val="sr-Cyrl-RS" w:eastAsia="ja-JP"/>
        </w:rPr>
        <w:t>Изузеци</w:t>
      </w:r>
      <w:r>
        <w:rPr>
          <w:rFonts w:eastAsia="MS Mincho"/>
          <w:lang w:eastAsia="ja-JP"/>
        </w:rPr>
        <w:t>:</w:t>
      </w:r>
    </w:p>
    <w:p w14:paraId="5CA5C5D4" w14:textId="0C2E5428" w:rsidR="00F26392" w:rsidRPr="00B85183" w:rsidRDefault="00F26392" w:rsidP="00CC7EFB">
      <w:pPr>
        <w:pStyle w:val="ListParagraph"/>
        <w:numPr>
          <w:ilvl w:val="0"/>
          <w:numId w:val="4"/>
        </w:numPr>
        <w:ind w:left="1080"/>
        <w:rPr>
          <w:rFonts w:eastAsia="MS Mincho"/>
          <w:lang w:eastAsia="ja-JP"/>
        </w:rPr>
      </w:pPr>
      <w:r w:rsidRPr="00B85183">
        <w:rPr>
          <w:rFonts w:eastAsia="MS Mincho"/>
          <w:lang w:val="sr-Cyrl-RS" w:eastAsia="ja-JP"/>
        </w:rPr>
        <w:t xml:space="preserve">Неуспешно </w:t>
      </w:r>
      <w:r>
        <w:rPr>
          <w:rFonts w:eastAsia="MS Mincho"/>
          <w:lang w:val="sr-Cyrl-RS" w:eastAsia="ja-JP"/>
        </w:rPr>
        <w:t>тренирање модела</w:t>
      </w:r>
      <w:r w:rsidR="003A1B69">
        <w:rPr>
          <w:rFonts w:eastAsia="MS Mincho"/>
          <w:lang w:val="sr-Cyrl-RS" w:eastAsia="ja-JP"/>
        </w:rPr>
        <w:t>: У</w:t>
      </w:r>
      <w:r>
        <w:rPr>
          <w:rFonts w:eastAsia="MS Mincho"/>
          <w:lang w:val="sr-Cyrl-RS" w:eastAsia="ja-JP"/>
        </w:rPr>
        <w:t xml:space="preserve"> случају изабраних </w:t>
      </w:r>
      <w:r w:rsidR="00CA3071">
        <w:rPr>
          <w:rFonts w:eastAsia="MS Mincho"/>
          <w:lang w:val="sr-Cyrl-RS" w:eastAsia="ja-JP"/>
        </w:rPr>
        <w:t>неадекватних</w:t>
      </w:r>
      <w:r>
        <w:rPr>
          <w:rFonts w:eastAsia="MS Mincho"/>
          <w:lang w:val="sr-Cyrl-RS" w:eastAsia="ja-JP"/>
        </w:rPr>
        <w:t xml:space="preserve"> хипер</w:t>
      </w:r>
      <w:r>
        <w:rPr>
          <w:rFonts w:eastAsia="MS Mincho"/>
          <w:lang w:eastAsia="ja-JP"/>
        </w:rPr>
        <w:t>-</w:t>
      </w:r>
      <w:r>
        <w:rPr>
          <w:rFonts w:eastAsia="MS Mincho"/>
          <w:lang w:val="sr-Cyrl-RS" w:eastAsia="ja-JP"/>
        </w:rPr>
        <w:t xml:space="preserve">параметра </w:t>
      </w:r>
      <w:r w:rsidR="00B21F1A">
        <w:rPr>
          <w:rFonts w:eastAsia="MS Mincho"/>
          <w:lang w:val="sr-Cyrl-RS" w:eastAsia="ja-JP"/>
        </w:rPr>
        <w:t>за обучавање модела вештачке неуронске мреже</w:t>
      </w:r>
      <w:r w:rsidR="003A1B69">
        <w:rPr>
          <w:rFonts w:eastAsia="MS Mincho"/>
          <w:lang w:val="sr-Cyrl-RS" w:eastAsia="ja-JP"/>
        </w:rPr>
        <w:t>,</w:t>
      </w:r>
      <w:r>
        <w:rPr>
          <w:rFonts w:eastAsia="MS Mincho"/>
          <w:lang w:val="sr-Cyrl-RS" w:eastAsia="ja-JP"/>
        </w:rPr>
        <w:t xml:space="preserve"> трениран</w:t>
      </w:r>
      <w:r w:rsidR="003A1B69">
        <w:rPr>
          <w:rFonts w:eastAsia="MS Mincho"/>
          <w:lang w:val="sr-Cyrl-RS" w:eastAsia="ja-JP"/>
        </w:rPr>
        <w:t>и</w:t>
      </w:r>
      <w:r>
        <w:rPr>
          <w:rFonts w:eastAsia="MS Mincho"/>
          <w:lang w:val="sr-Cyrl-RS" w:eastAsia="ja-JP"/>
        </w:rPr>
        <w:t xml:space="preserve"> модел ће </w:t>
      </w:r>
      <w:r w:rsidR="00E32920" w:rsidRPr="00CC7EFB">
        <w:rPr>
          <w:rFonts w:eastAsia="MS Mincho"/>
          <w:lang w:val="sr-Cyrl-RS" w:eastAsia="ja-JP"/>
        </w:rPr>
        <w:t>показивати</w:t>
      </w:r>
      <w:r w:rsidR="0017334D" w:rsidRPr="00CC7EFB">
        <w:rPr>
          <w:rFonts w:eastAsia="MS Mincho"/>
          <w:lang w:val="sr-Cyrl-RS" w:eastAsia="ja-JP"/>
        </w:rPr>
        <w:t xml:space="preserve"> </w:t>
      </w:r>
      <w:r>
        <w:rPr>
          <w:rFonts w:eastAsia="MS Mincho"/>
          <w:lang w:val="sr-Cyrl-RS" w:eastAsia="ja-JP"/>
        </w:rPr>
        <w:t xml:space="preserve"> велику грешку</w:t>
      </w:r>
      <w:r w:rsidR="00E32920" w:rsidRPr="00CC7EFB">
        <w:rPr>
          <w:rFonts w:eastAsia="MS Mincho"/>
          <w:lang w:val="sr-Cyrl-RS" w:eastAsia="ja-JP"/>
        </w:rPr>
        <w:t xml:space="preserve"> у предикцији</w:t>
      </w:r>
      <w:r>
        <w:rPr>
          <w:rFonts w:eastAsia="MS Mincho"/>
          <w:lang w:val="sr-Cyrl-RS" w:eastAsia="ja-JP"/>
        </w:rPr>
        <w:t>.</w:t>
      </w:r>
    </w:p>
    <w:p w14:paraId="38B956A0" w14:textId="77777777" w:rsidR="00A437AB" w:rsidRPr="00E36DB6" w:rsidRDefault="00A437AB" w:rsidP="00A437AB">
      <w:pPr>
        <w:rPr>
          <w:rFonts w:eastAsia="MS Mincho"/>
          <w:b/>
          <w:bCs/>
          <w:lang w:eastAsia="ja-JP"/>
        </w:rPr>
      </w:pPr>
      <w:r w:rsidRPr="00E36DB6">
        <w:rPr>
          <w:rFonts w:eastAsia="MS Mincho"/>
          <w:b/>
          <w:bCs/>
          <w:lang w:val="sr-Cyrl-RS" w:eastAsia="ja-JP"/>
        </w:rPr>
        <w:t>Захтеви</w:t>
      </w:r>
      <w:r w:rsidRPr="00E36DB6">
        <w:rPr>
          <w:rFonts w:eastAsia="MS Mincho"/>
          <w:b/>
          <w:bCs/>
          <w:lang w:eastAsia="ja-JP"/>
        </w:rPr>
        <w:t>:</w:t>
      </w:r>
    </w:p>
    <w:p w14:paraId="393D1350" w14:textId="77777777" w:rsidR="00A437AB" w:rsidRPr="00A95CAB" w:rsidRDefault="00A437AB" w:rsidP="00B548A0">
      <w:pPr>
        <w:pStyle w:val="ListParagraph"/>
        <w:numPr>
          <w:ilvl w:val="0"/>
          <w:numId w:val="4"/>
        </w:numPr>
        <w:rPr>
          <w:rFonts w:eastAsia="MS Mincho"/>
          <w:lang w:eastAsia="ja-JP"/>
        </w:rPr>
      </w:pPr>
      <w:r>
        <w:rPr>
          <w:rFonts w:eastAsia="MS Mincho"/>
          <w:lang w:val="sr-Cyrl-RS" w:eastAsia="ja-JP"/>
        </w:rPr>
        <w:t>Конкурентан рад више корисника</w:t>
      </w:r>
      <w:r>
        <w:rPr>
          <w:rFonts w:eastAsia="MS Mincho"/>
          <w:lang w:eastAsia="ja-JP"/>
        </w:rPr>
        <w:t xml:space="preserve">: </w:t>
      </w:r>
      <w:r>
        <w:rPr>
          <w:rFonts w:eastAsia="MS Mincho"/>
          <w:lang w:val="sr-Cyrl-RS" w:eastAsia="ja-JP"/>
        </w:rPr>
        <w:t>Потребно је обезбедити могућност истовременог рада више корисника.</w:t>
      </w:r>
    </w:p>
    <w:p w14:paraId="0CDF56FF" w14:textId="540B212D" w:rsidR="00652055" w:rsidRPr="00791AF2" w:rsidRDefault="00652055" w:rsidP="009A2715">
      <w:pPr>
        <w:rPr>
          <w:sz w:val="32"/>
          <w:szCs w:val="32"/>
          <w:lang w:val="sr-Cyrl-RS"/>
        </w:rPr>
      </w:pPr>
      <w:r w:rsidRPr="00791AF2">
        <w:rPr>
          <w:lang w:val="sr-Cyrl-RS"/>
        </w:rPr>
        <w:br w:type="page"/>
      </w:r>
    </w:p>
    <w:p w14:paraId="1F5C800E" w14:textId="1EB6C00E" w:rsidR="00130698" w:rsidRDefault="00B07983" w:rsidP="00D9497E">
      <w:pPr>
        <w:pStyle w:val="Heading2"/>
        <w:rPr>
          <w:lang w:val="sr-Cyrl-RS"/>
        </w:rPr>
      </w:pPr>
      <w:bookmarkStart w:id="51" w:name="_Toc1598060804"/>
      <w:bookmarkStart w:id="52" w:name="_Toc101465958"/>
      <w:r>
        <w:rPr>
          <w:lang w:val="sr-Cyrl-RS"/>
        </w:rPr>
        <w:lastRenderedPageBreak/>
        <w:t>Пријављени корисни</w:t>
      </w:r>
      <w:bookmarkEnd w:id="51"/>
      <w:r w:rsidR="00B1798C">
        <w:rPr>
          <w:lang w:val="sr-Cyrl-RS"/>
        </w:rPr>
        <w:t>к</w:t>
      </w:r>
      <w:bookmarkEnd w:id="52"/>
    </w:p>
    <w:p w14:paraId="34F2FF48" w14:textId="77777777" w:rsidR="00CA7A88" w:rsidRDefault="00CA7A88"/>
    <w:p w14:paraId="2B7772AE" w14:textId="10226789" w:rsidR="00CA7A88" w:rsidRPr="00CA7A88" w:rsidRDefault="00CA7A88" w:rsidP="00646BE9">
      <w:pPr>
        <w:ind w:firstLine="576"/>
        <w:rPr>
          <w:lang w:val="sr-Cyrl-RS"/>
        </w:rPr>
      </w:pPr>
      <w:r>
        <w:rPr>
          <w:lang w:val="sr-Cyrl-RS"/>
        </w:rPr>
        <w:t xml:space="preserve">Поред функционалности </w:t>
      </w:r>
      <w:r w:rsidR="00D52040">
        <w:rPr>
          <w:lang w:val="sr-Cyrl-RS"/>
        </w:rPr>
        <w:t xml:space="preserve">приказа јавних података, </w:t>
      </w:r>
      <w:r w:rsidR="00DD5CC3">
        <w:rPr>
          <w:lang w:val="sr-Cyrl-RS"/>
        </w:rPr>
        <w:t xml:space="preserve">припреме података за обучавање модела вештачке неуронске мреже, </w:t>
      </w:r>
      <w:r w:rsidR="0097659E">
        <w:rPr>
          <w:lang w:val="sr-Cyrl-RS"/>
        </w:rPr>
        <w:t>обучавањ</w:t>
      </w:r>
      <w:r w:rsidR="003F2C62">
        <w:rPr>
          <w:lang w:val="sr-Cyrl-RS"/>
        </w:rPr>
        <w:t>а</w:t>
      </w:r>
      <w:r w:rsidR="0097659E">
        <w:rPr>
          <w:lang w:val="sr-Cyrl-RS"/>
        </w:rPr>
        <w:t xml:space="preserve"> модела</w:t>
      </w:r>
      <w:r w:rsidR="007A6639">
        <w:rPr>
          <w:lang w:val="sr-Cyrl-RS"/>
        </w:rPr>
        <w:t xml:space="preserve"> и визуелизације података и тока обуке</w:t>
      </w:r>
      <w:r w:rsidR="005E3EF4">
        <w:rPr>
          <w:lang w:val="sr-Cyrl-RS"/>
        </w:rPr>
        <w:t xml:space="preserve"> које </w:t>
      </w:r>
      <w:r w:rsidR="00C60C1D">
        <w:rPr>
          <w:lang w:val="sr-Cyrl-RS"/>
        </w:rPr>
        <w:t xml:space="preserve">поседује </w:t>
      </w:r>
      <w:proofErr w:type="spellStart"/>
      <w:r w:rsidR="00C60C1D">
        <w:rPr>
          <w:lang w:val="sr-Cyrl-RS"/>
        </w:rPr>
        <w:t>нерегистрован</w:t>
      </w:r>
      <w:proofErr w:type="spellEnd"/>
      <w:r w:rsidR="00C60C1D">
        <w:rPr>
          <w:lang w:val="sr-Cyrl-RS"/>
        </w:rPr>
        <w:t xml:space="preserve"> корисник, пријављен</w:t>
      </w:r>
      <w:r w:rsidR="00D2408F">
        <w:rPr>
          <w:lang w:val="sr-Cyrl-RS"/>
        </w:rPr>
        <w:t>ом кориснику су омогућене</w:t>
      </w:r>
      <w:r w:rsidR="00627D5A">
        <w:rPr>
          <w:lang w:val="sr-Cyrl-RS"/>
        </w:rPr>
        <w:t xml:space="preserve"> </w:t>
      </w:r>
      <w:r w:rsidR="00307D0F">
        <w:rPr>
          <w:lang w:val="sr-Cyrl-RS"/>
        </w:rPr>
        <w:t>и додатне функционалности у оквиру апликације.</w:t>
      </w:r>
      <w:r w:rsidR="0052120F">
        <w:rPr>
          <w:lang w:val="sr-Cyrl-RS"/>
        </w:rPr>
        <w:t xml:space="preserve"> </w:t>
      </w:r>
    </w:p>
    <w:p w14:paraId="70D31D0E" w14:textId="77777777" w:rsidR="00503591" w:rsidRDefault="00503591" w:rsidP="00646BE9">
      <w:pPr>
        <w:ind w:firstLine="576"/>
        <w:rPr>
          <w:lang w:val="sr-Cyrl-RS"/>
        </w:rPr>
      </w:pPr>
    </w:p>
    <w:p w14:paraId="48CE9DF2" w14:textId="3EE681E3" w:rsidR="00D242E5" w:rsidRPr="00D242E5" w:rsidRDefault="00F945DA" w:rsidP="00D242E5">
      <w:pPr>
        <w:pStyle w:val="Heading3"/>
        <w:rPr>
          <w:lang w:val="sr-Cyrl-RS"/>
        </w:rPr>
      </w:pPr>
      <w:bookmarkStart w:id="53" w:name="_Toc101465959"/>
      <w:r>
        <w:rPr>
          <w:lang w:val="sr-Cyrl-RS"/>
        </w:rPr>
        <w:t>Преглед сачуваних података</w:t>
      </w:r>
      <w:bookmarkEnd w:id="53"/>
    </w:p>
    <w:p w14:paraId="1A923F94" w14:textId="379A70F7" w:rsidR="008923AA" w:rsidRPr="008923AA" w:rsidRDefault="008923AA" w:rsidP="008923AA">
      <w:pPr>
        <w:rPr>
          <w:lang w:val="sr-Cyrl-RS"/>
        </w:rPr>
      </w:pPr>
    </w:p>
    <w:p w14:paraId="50378C7F" w14:textId="77777777" w:rsidR="008B6242" w:rsidRPr="008923AA" w:rsidRDefault="008B6242" w:rsidP="008923AA">
      <w:pPr>
        <w:rPr>
          <w:lang w:val="sr-Cyrl-RS"/>
        </w:rPr>
      </w:pPr>
    </w:p>
    <w:p w14:paraId="56D866CD" w14:textId="41CDC02F" w:rsidR="00942CD9" w:rsidRDefault="00942CD9" w:rsidP="00FD33A6">
      <w:pPr>
        <w:pStyle w:val="Heading4"/>
        <w:rPr>
          <w:lang w:val="sr-Cyrl-RS"/>
        </w:rPr>
      </w:pPr>
      <w:r>
        <w:rPr>
          <w:lang w:val="sr-Cyrl-RS"/>
        </w:rPr>
        <w:t xml:space="preserve">Преглед </w:t>
      </w:r>
      <w:r w:rsidR="00FD33A6">
        <w:rPr>
          <w:lang w:val="sr-Cyrl-RS"/>
        </w:rPr>
        <w:t>сачуваних</w:t>
      </w:r>
      <w:r>
        <w:rPr>
          <w:lang w:val="sr-Cyrl-RS"/>
        </w:rPr>
        <w:t xml:space="preserve"> извора података</w:t>
      </w:r>
    </w:p>
    <w:p w14:paraId="18DBCCF6" w14:textId="77777777" w:rsidR="00B925BD" w:rsidRDefault="00B925BD" w:rsidP="00B925BD">
      <w:pPr>
        <w:rPr>
          <w:lang w:val="sr-Cyrl-RS"/>
        </w:rPr>
      </w:pPr>
    </w:p>
    <w:p w14:paraId="5B443903" w14:textId="43153F36" w:rsidR="002B3AC6" w:rsidRPr="00FD12C2" w:rsidRDefault="002B3AC6" w:rsidP="00B925BD">
      <w:pPr>
        <w:rPr>
          <w:lang w:val="sr-Cyrl-RS"/>
        </w:rPr>
      </w:pPr>
      <w:r w:rsidRPr="00835521">
        <w:rPr>
          <w:b/>
          <w:bCs/>
          <w:lang w:val="sr-Cyrl-RS"/>
        </w:rPr>
        <w:t>Кратак опис:</w:t>
      </w:r>
      <w:r w:rsidR="00835521">
        <w:rPr>
          <w:b/>
          <w:bCs/>
          <w:lang w:val="sr-Cyrl-RS"/>
        </w:rPr>
        <w:t xml:space="preserve"> </w:t>
      </w:r>
      <w:r w:rsidR="00FD12C2">
        <w:rPr>
          <w:lang w:val="sr-Cyrl-RS"/>
        </w:rPr>
        <w:t xml:space="preserve">Корисник има преглед </w:t>
      </w:r>
      <w:r w:rsidR="00B65545">
        <w:rPr>
          <w:lang w:val="sr-Cyrl-RS"/>
        </w:rPr>
        <w:t>свих извор</w:t>
      </w:r>
      <w:r w:rsidR="0088264C">
        <w:rPr>
          <w:lang w:val="sr-Cyrl-RS"/>
        </w:rPr>
        <w:t>а података које је сачувао.</w:t>
      </w:r>
    </w:p>
    <w:p w14:paraId="794A570A" w14:textId="6FBF135E" w:rsidR="002B3AC6" w:rsidRPr="00835521" w:rsidRDefault="002B3AC6" w:rsidP="00B925BD">
      <w:pPr>
        <w:rPr>
          <w:b/>
          <w:lang w:val="sr-Cyrl-RS"/>
        </w:rPr>
      </w:pPr>
      <w:r w:rsidRPr="00835521">
        <w:rPr>
          <w:b/>
          <w:lang w:val="sr-Cyrl-RS"/>
        </w:rPr>
        <w:t>Опис случаја коришћења:</w:t>
      </w:r>
      <w:r w:rsidR="00835521">
        <w:rPr>
          <w:b/>
          <w:bCs/>
          <w:lang w:val="sr-Cyrl-RS"/>
        </w:rPr>
        <w:t xml:space="preserve"> </w:t>
      </w:r>
    </w:p>
    <w:p w14:paraId="3C75F341" w14:textId="24EB50CD" w:rsidR="00062DF7" w:rsidRPr="00062DF7" w:rsidRDefault="00062DF7" w:rsidP="00B925BD">
      <w:pPr>
        <w:rPr>
          <w:lang w:val="sr-Cyrl-RS"/>
        </w:rPr>
      </w:pPr>
      <w:r>
        <w:rPr>
          <w:lang w:val="sr-Cyrl-RS"/>
        </w:rPr>
        <w:t>Корисник</w:t>
      </w:r>
      <w:r w:rsidR="00FF491D">
        <w:rPr>
          <w:lang w:val="sr-Cyrl-RS"/>
        </w:rPr>
        <w:t>у је омогућен преглед св</w:t>
      </w:r>
      <w:r w:rsidR="00B50A23">
        <w:rPr>
          <w:lang w:val="sr-Cyrl-RS"/>
        </w:rPr>
        <w:t>их</w:t>
      </w:r>
      <w:r w:rsidR="00FF491D">
        <w:rPr>
          <w:lang w:val="sr-Cyrl-RS"/>
        </w:rPr>
        <w:t xml:space="preserve"> извора података које је сачувао. </w:t>
      </w:r>
      <w:r w:rsidR="00CA6A69">
        <w:rPr>
          <w:lang w:val="sr-Cyrl-RS"/>
        </w:rPr>
        <w:t>Корисник види основне податке о сваком извору података и има опцију брисања извора података.</w:t>
      </w:r>
    </w:p>
    <w:p w14:paraId="78F1E598" w14:textId="1D56454D" w:rsidR="002B3AC6" w:rsidRPr="00835521" w:rsidRDefault="006C1C1E" w:rsidP="00B925BD">
      <w:pPr>
        <w:rPr>
          <w:b/>
          <w:lang w:val="sr-Cyrl-RS"/>
        </w:rPr>
      </w:pPr>
      <w:r w:rsidRPr="00835521">
        <w:rPr>
          <w:b/>
          <w:lang w:val="sr-Cyrl-RS"/>
        </w:rPr>
        <w:t>Главни ток догађаја:</w:t>
      </w:r>
    </w:p>
    <w:p w14:paraId="31B921FA" w14:textId="712A4A52" w:rsidR="00726F7D" w:rsidRPr="00A607A1" w:rsidRDefault="00BD4DFB" w:rsidP="00B925BD">
      <w:pPr>
        <w:rPr>
          <w:b/>
          <w:lang w:val="sr-Cyrl-RS"/>
        </w:rPr>
      </w:pPr>
      <w:r>
        <w:rPr>
          <w:lang w:val="sr-Cyrl-RS"/>
        </w:rPr>
        <w:t xml:space="preserve">Корисник </w:t>
      </w:r>
      <w:r w:rsidR="00F27885">
        <w:rPr>
          <w:lang w:val="sr-Cyrl-RS"/>
        </w:rPr>
        <w:t xml:space="preserve">до </w:t>
      </w:r>
      <w:r w:rsidR="002A0E28">
        <w:rPr>
          <w:lang w:val="sr-Cyrl-RS"/>
        </w:rPr>
        <w:t>својих извора података може доћи на два начина</w:t>
      </w:r>
      <w:r w:rsidR="00726F7D">
        <w:rPr>
          <w:lang w:val="sr-Cyrl-RS"/>
        </w:rPr>
        <w:t>:</w:t>
      </w:r>
    </w:p>
    <w:p w14:paraId="7A7285F8" w14:textId="0BA96467" w:rsidR="00726F7D" w:rsidRPr="00726F7D" w:rsidRDefault="00C83044" w:rsidP="00B548A0">
      <w:pPr>
        <w:pStyle w:val="ListParagraph"/>
        <w:numPr>
          <w:ilvl w:val="0"/>
          <w:numId w:val="4"/>
        </w:numPr>
        <w:rPr>
          <w:lang w:val="sr-Cyrl-RS"/>
        </w:rPr>
      </w:pPr>
      <w:r w:rsidRPr="20473AB2">
        <w:rPr>
          <w:lang w:val="sr-Cyrl-RS"/>
        </w:rPr>
        <w:t xml:space="preserve">Корисник на почетној </w:t>
      </w:r>
      <w:r>
        <w:rPr>
          <w:lang w:val="sr-Cyrl-RS"/>
        </w:rPr>
        <w:t>страни</w:t>
      </w:r>
      <w:r w:rsidRPr="20473AB2">
        <w:rPr>
          <w:lang w:val="sr-Cyrl-RS"/>
        </w:rPr>
        <w:t xml:space="preserve"> </w:t>
      </w:r>
      <w:r w:rsidR="001F5EB4">
        <w:rPr>
          <w:lang w:val="sr-Cyrl-RS"/>
        </w:rPr>
        <w:t>види</w:t>
      </w:r>
      <w:r w:rsidR="005E1C1F">
        <w:rPr>
          <w:lang w:val="sr-Latn-RS"/>
        </w:rPr>
        <w:t xml:space="preserve"> </w:t>
      </w:r>
      <w:r w:rsidR="005E1C1F">
        <w:rPr>
          <w:lang w:val="sr-Cyrl-RS"/>
        </w:rPr>
        <w:t>картицу с натписом ,,</w:t>
      </w:r>
      <w:r w:rsidR="003C0EB5">
        <w:t xml:space="preserve">Moji </w:t>
      </w:r>
      <w:proofErr w:type="spellStart"/>
      <w:r w:rsidR="003C0EB5">
        <w:t>izvori</w:t>
      </w:r>
      <w:proofErr w:type="spellEnd"/>
      <w:r w:rsidR="003C0EB5">
        <w:t xml:space="preserve"> </w:t>
      </w:r>
      <w:proofErr w:type="spellStart"/>
      <w:r w:rsidR="003C0EB5">
        <w:t>podataka</w:t>
      </w:r>
      <w:proofErr w:type="spellEnd"/>
      <w:r w:rsidR="005603E1">
        <w:rPr>
          <w:lang w:val="sr-Cyrl-RS"/>
        </w:rPr>
        <w:t>“. Клик</w:t>
      </w:r>
      <w:r w:rsidR="006205D0">
        <w:rPr>
          <w:lang w:val="sr-Cyrl-RS"/>
        </w:rPr>
        <w:t xml:space="preserve">ом на картицу, отвара се страна </w:t>
      </w:r>
      <w:r w:rsidR="00D4306A">
        <w:rPr>
          <w:lang w:val="sr-Cyrl-RS"/>
        </w:rPr>
        <w:t xml:space="preserve">на којој се налазе излистани сви извори података датог корисника. </w:t>
      </w:r>
    </w:p>
    <w:p w14:paraId="1A94F2D7" w14:textId="7C7E455A" w:rsidR="00C5760A" w:rsidRPr="00726F7D" w:rsidRDefault="00FE38E3" w:rsidP="00B548A0">
      <w:pPr>
        <w:pStyle w:val="ListParagraph"/>
        <w:numPr>
          <w:ilvl w:val="0"/>
          <w:numId w:val="4"/>
        </w:numPr>
        <w:rPr>
          <w:lang w:val="sr-Cyrl-RS"/>
        </w:rPr>
      </w:pPr>
      <w:r>
        <w:rPr>
          <w:lang w:val="sr-Cyrl-RS"/>
        </w:rPr>
        <w:t>Када у</w:t>
      </w:r>
      <w:r w:rsidR="004E6549">
        <w:rPr>
          <w:lang w:val="sr-Cyrl-RS"/>
        </w:rPr>
        <w:t xml:space="preserve"> оквиру </w:t>
      </w:r>
      <w:r w:rsidR="0044359D">
        <w:rPr>
          <w:lang w:val="sr-Cyrl-RS"/>
        </w:rPr>
        <w:t>навигационог менија</w:t>
      </w:r>
      <w:r>
        <w:rPr>
          <w:lang w:val="sr-Cyrl-RS"/>
        </w:rPr>
        <w:t xml:space="preserve"> кликне</w:t>
      </w:r>
      <w:r w:rsidR="0044359D">
        <w:rPr>
          <w:lang w:val="sr-Cyrl-RS"/>
        </w:rPr>
        <w:t xml:space="preserve"> </w:t>
      </w:r>
      <w:r w:rsidR="003F6F7E">
        <w:rPr>
          <w:lang w:val="sr-Cyrl-RS"/>
        </w:rPr>
        <w:t xml:space="preserve">на своју </w:t>
      </w:r>
      <w:proofErr w:type="spellStart"/>
      <w:r w:rsidR="003F6F7E">
        <w:rPr>
          <w:lang w:val="sr-Cyrl-RS"/>
        </w:rPr>
        <w:t>профилну</w:t>
      </w:r>
      <w:proofErr w:type="spellEnd"/>
      <w:r w:rsidR="003F6F7E">
        <w:rPr>
          <w:lang w:val="sr-Cyrl-RS"/>
        </w:rPr>
        <w:t xml:space="preserve"> слику, </w:t>
      </w:r>
      <w:r w:rsidR="00FC528D">
        <w:rPr>
          <w:lang w:val="sr-Cyrl-RS"/>
        </w:rPr>
        <w:t>у падајућ</w:t>
      </w:r>
      <w:r w:rsidR="00F505B0">
        <w:rPr>
          <w:lang w:val="sr-Cyrl-RS"/>
        </w:rPr>
        <w:t xml:space="preserve">ој листи </w:t>
      </w:r>
      <w:r w:rsidR="00B83153">
        <w:rPr>
          <w:lang w:val="sr-Cyrl-RS"/>
        </w:rPr>
        <w:t>ће се наћи опција ,,</w:t>
      </w:r>
      <w:r w:rsidR="003C0EB5">
        <w:t xml:space="preserve">Moji </w:t>
      </w:r>
      <w:proofErr w:type="spellStart"/>
      <w:r w:rsidR="003C0EB5">
        <w:t>izvori</w:t>
      </w:r>
      <w:proofErr w:type="spellEnd"/>
      <w:r w:rsidR="003C0EB5">
        <w:t xml:space="preserve"> </w:t>
      </w:r>
      <w:proofErr w:type="spellStart"/>
      <w:r w:rsidR="003C0EB5">
        <w:t>podataka</w:t>
      </w:r>
      <w:proofErr w:type="spellEnd"/>
      <w:r w:rsidR="00B83153">
        <w:rPr>
          <w:lang w:val="sr-Cyrl-RS"/>
        </w:rPr>
        <w:t>“.</w:t>
      </w:r>
      <w:r w:rsidR="009F5DC4">
        <w:rPr>
          <w:lang w:val="sr-Cyrl-RS"/>
        </w:rPr>
        <w:t xml:space="preserve"> Кликом на </w:t>
      </w:r>
      <w:r w:rsidR="001D5087">
        <w:rPr>
          <w:lang w:val="sr-Cyrl-RS"/>
        </w:rPr>
        <w:t>дату опцију, кориснику се отвара страница</w:t>
      </w:r>
      <w:r w:rsidR="00AA0D4C">
        <w:rPr>
          <w:lang w:val="sr-Cyrl-RS"/>
        </w:rPr>
        <w:t xml:space="preserve"> са његовим изворима података</w:t>
      </w:r>
      <w:r w:rsidR="001D5087">
        <w:rPr>
          <w:lang w:val="sr-Cyrl-RS"/>
        </w:rPr>
        <w:t>.</w:t>
      </w:r>
    </w:p>
    <w:p w14:paraId="0C1CF995" w14:textId="60703DF6" w:rsidR="00C83044" w:rsidRPr="00C83044" w:rsidRDefault="00164AB6" w:rsidP="00B925BD">
      <w:pPr>
        <w:rPr>
          <w:lang w:val="sr-Cyrl-RS"/>
        </w:rPr>
      </w:pPr>
      <w:r>
        <w:rPr>
          <w:lang w:val="sr-Cyrl-RS"/>
        </w:rPr>
        <w:t xml:space="preserve">За сваки извор података </w:t>
      </w:r>
      <w:r w:rsidR="00014105">
        <w:rPr>
          <w:lang w:val="sr-Cyrl-RS"/>
        </w:rPr>
        <w:t>приказани су</w:t>
      </w:r>
      <w:r>
        <w:rPr>
          <w:lang w:val="sr-Cyrl-RS"/>
        </w:rPr>
        <w:t xml:space="preserve"> назив, опис,  датум креирања (првог чувања), датум последње измене, као и формат учитаног фајла са подацима, назив</w:t>
      </w:r>
      <w:r w:rsidR="00F46D92">
        <w:rPr>
          <w:lang w:val="sr-Cyrl-RS"/>
        </w:rPr>
        <w:t>и</w:t>
      </w:r>
      <w:r>
        <w:rPr>
          <w:lang w:val="sr-Cyrl-RS"/>
        </w:rPr>
        <w:t xml:space="preserve"> колона учитаног фајла и податак о томе да ли је извор података јаван. </w:t>
      </w:r>
      <w:r w:rsidR="00BF0AAF">
        <w:rPr>
          <w:lang w:val="sr-Cyrl-RS"/>
        </w:rPr>
        <w:t xml:space="preserve">Кориснику је доступна опција брисања извора података. Кликом на дугме са </w:t>
      </w:r>
      <w:r w:rsidR="0064186A">
        <w:rPr>
          <w:lang w:val="sr-Cyrl-RS"/>
        </w:rPr>
        <w:t>иконицом канте</w:t>
      </w:r>
      <w:r w:rsidR="006E2FDA">
        <w:rPr>
          <w:lang w:val="sr-Cyrl-RS"/>
        </w:rPr>
        <w:t xml:space="preserve"> испод</w:t>
      </w:r>
      <w:r w:rsidR="00E31903">
        <w:rPr>
          <w:lang w:val="sr-Cyrl-RS"/>
        </w:rPr>
        <w:t xml:space="preserve"> извора података</w:t>
      </w:r>
      <w:r w:rsidR="0064186A">
        <w:rPr>
          <w:lang w:val="sr-Cyrl-RS"/>
        </w:rPr>
        <w:t xml:space="preserve">, </w:t>
      </w:r>
      <w:r w:rsidR="00B64F70">
        <w:rPr>
          <w:lang w:val="sr-Cyrl-RS"/>
        </w:rPr>
        <w:t xml:space="preserve">тај </w:t>
      </w:r>
      <w:r w:rsidR="00726695">
        <w:rPr>
          <w:lang w:val="sr-Cyrl-RS"/>
        </w:rPr>
        <w:t>извор ће бити обрисан.</w:t>
      </w:r>
    </w:p>
    <w:p w14:paraId="6EBC04FC" w14:textId="61328E23" w:rsidR="006C1C1E" w:rsidRPr="00A41317" w:rsidRDefault="007343D9" w:rsidP="00B925BD">
      <w:pPr>
        <w:rPr>
          <w:b/>
          <w:lang w:val="sr-Cyrl-RS"/>
        </w:rPr>
      </w:pPr>
      <w:r w:rsidRPr="00A41317">
        <w:rPr>
          <w:b/>
          <w:lang w:val="sr-Cyrl-RS"/>
        </w:rPr>
        <w:t>Дефинисање услова:</w:t>
      </w:r>
    </w:p>
    <w:p w14:paraId="28946E97" w14:textId="6FC7376B" w:rsidR="007343D9" w:rsidRPr="00A41317" w:rsidRDefault="007343D9" w:rsidP="00AF145B">
      <w:pPr>
        <w:ind w:firstLine="720"/>
        <w:rPr>
          <w:lang w:val="sr-Cyrl-RS"/>
        </w:rPr>
      </w:pPr>
      <w:r w:rsidRPr="00A41317">
        <w:rPr>
          <w:lang w:val="sr-Cyrl-RS"/>
        </w:rPr>
        <w:t>Предуслови:</w:t>
      </w:r>
    </w:p>
    <w:p w14:paraId="74CD6AFC" w14:textId="4ED65C98" w:rsidR="00AF145B" w:rsidRDefault="00AF145B" w:rsidP="00133228">
      <w:pPr>
        <w:pStyle w:val="ListParagraph"/>
        <w:numPr>
          <w:ilvl w:val="0"/>
          <w:numId w:val="6"/>
        </w:numPr>
        <w:rPr>
          <w:lang w:val="sr-Cyrl-RS"/>
        </w:rPr>
      </w:pPr>
      <w:r>
        <w:rPr>
          <w:lang w:val="sr-Cyrl-RS"/>
        </w:rPr>
        <w:t>Интернет конекција.</w:t>
      </w:r>
    </w:p>
    <w:p w14:paraId="1B9BF840" w14:textId="34EF0B7E" w:rsidR="00AF145B" w:rsidRPr="00AF145B" w:rsidRDefault="00AF145B" w:rsidP="00133228">
      <w:pPr>
        <w:pStyle w:val="ListParagraph"/>
        <w:numPr>
          <w:ilvl w:val="0"/>
          <w:numId w:val="6"/>
        </w:numPr>
        <w:rPr>
          <w:lang w:val="sr-Cyrl-RS"/>
        </w:rPr>
      </w:pPr>
      <w:r>
        <w:rPr>
          <w:lang w:val="sr-Cyrl-RS"/>
        </w:rPr>
        <w:t>Успешна пријава на систем.</w:t>
      </w:r>
    </w:p>
    <w:p w14:paraId="684F5EEA" w14:textId="227B8366" w:rsidR="007343D9" w:rsidRPr="00A41317" w:rsidRDefault="007343D9" w:rsidP="00AF145B">
      <w:pPr>
        <w:ind w:firstLine="720"/>
        <w:rPr>
          <w:lang w:val="sr-Cyrl-RS"/>
        </w:rPr>
      </w:pPr>
      <w:proofErr w:type="spellStart"/>
      <w:r w:rsidRPr="00A41317">
        <w:rPr>
          <w:lang w:val="sr-Cyrl-RS"/>
        </w:rPr>
        <w:t>Постуслови</w:t>
      </w:r>
      <w:proofErr w:type="spellEnd"/>
      <w:r w:rsidRPr="00A41317">
        <w:rPr>
          <w:lang w:val="sr-Cyrl-RS"/>
        </w:rPr>
        <w:t>:</w:t>
      </w:r>
    </w:p>
    <w:p w14:paraId="73CF3129" w14:textId="3BDDD216" w:rsidR="00E7286F" w:rsidRPr="00AF145B" w:rsidRDefault="00E7286F" w:rsidP="008B6242">
      <w:pPr>
        <w:pStyle w:val="ListParagraph"/>
        <w:numPr>
          <w:ilvl w:val="0"/>
          <w:numId w:val="7"/>
        </w:numPr>
        <w:rPr>
          <w:lang w:val="sr-Cyrl-RS"/>
        </w:rPr>
      </w:pPr>
      <w:r>
        <w:rPr>
          <w:lang w:val="sr-Cyrl-RS"/>
        </w:rPr>
        <w:t>Регуларност базе података.</w:t>
      </w:r>
    </w:p>
    <w:p w14:paraId="6BAE6E7E" w14:textId="77777777" w:rsidR="008B6242" w:rsidRDefault="008B6242" w:rsidP="00B925BD">
      <w:pPr>
        <w:rPr>
          <w:b/>
          <w:lang w:val="sr-Cyrl-RS"/>
        </w:rPr>
      </w:pPr>
    </w:p>
    <w:p w14:paraId="1C562494" w14:textId="1EC44C43" w:rsidR="007343D9" w:rsidRPr="00A41317" w:rsidRDefault="00A1402A" w:rsidP="00B925BD">
      <w:pPr>
        <w:rPr>
          <w:b/>
          <w:lang w:val="sr-Cyrl-RS"/>
        </w:rPr>
      </w:pPr>
      <w:r w:rsidRPr="00A41317">
        <w:rPr>
          <w:b/>
          <w:lang w:val="sr-Cyrl-RS"/>
        </w:rPr>
        <w:lastRenderedPageBreak/>
        <w:t>Алтернативни токови догађаја:</w:t>
      </w:r>
    </w:p>
    <w:p w14:paraId="5519EFA6" w14:textId="77777777" w:rsidR="0083592B" w:rsidRDefault="00A1402A" w:rsidP="00B925BD">
      <w:pPr>
        <w:rPr>
          <w:lang w:val="sr-Cyrl-RS"/>
        </w:rPr>
      </w:pPr>
      <w:r w:rsidRPr="00A41317">
        <w:rPr>
          <w:lang w:val="sr-Cyrl-RS"/>
        </w:rPr>
        <w:tab/>
        <w:t>Изузеци:</w:t>
      </w:r>
      <w:r w:rsidR="00AF145B">
        <w:rPr>
          <w:lang w:val="sr-Cyrl-RS"/>
        </w:rPr>
        <w:t xml:space="preserve"> </w:t>
      </w:r>
    </w:p>
    <w:p w14:paraId="1A36775B" w14:textId="348D260A" w:rsidR="00A1402A" w:rsidRPr="00A41317" w:rsidRDefault="00AF145B" w:rsidP="00133228">
      <w:pPr>
        <w:pStyle w:val="ListParagraph"/>
        <w:numPr>
          <w:ilvl w:val="0"/>
          <w:numId w:val="7"/>
        </w:numPr>
        <w:rPr>
          <w:lang w:val="sr-Cyrl-RS"/>
        </w:rPr>
      </w:pPr>
      <w:r>
        <w:rPr>
          <w:lang w:val="sr-Cyrl-RS"/>
        </w:rPr>
        <w:t xml:space="preserve">Уколико </w:t>
      </w:r>
      <w:r w:rsidR="00482403">
        <w:rPr>
          <w:lang w:val="sr-Cyrl-RS"/>
        </w:rPr>
        <w:t>корисник нема сачуване изворе података, на страни ,,</w:t>
      </w:r>
      <w:r w:rsidR="004A7F37">
        <w:t xml:space="preserve">Moji </w:t>
      </w:r>
      <w:proofErr w:type="spellStart"/>
      <w:r w:rsidR="004A7F37">
        <w:t>izvori</w:t>
      </w:r>
      <w:proofErr w:type="spellEnd"/>
      <w:r w:rsidR="004A7F37">
        <w:t xml:space="preserve"> </w:t>
      </w:r>
      <w:proofErr w:type="spellStart"/>
      <w:r w:rsidR="004A7F37">
        <w:t>podataka</w:t>
      </w:r>
      <w:proofErr w:type="spellEnd"/>
      <w:r w:rsidR="00F36423">
        <w:t>”</w:t>
      </w:r>
      <w:r w:rsidR="00482403">
        <w:rPr>
          <w:lang w:val="sr-Cyrl-RS"/>
        </w:rPr>
        <w:t xml:space="preserve"> налази се обавештење о томе </w:t>
      </w:r>
      <w:r w:rsidR="00074136">
        <w:rPr>
          <w:lang w:val="sr-Cyrl-RS"/>
        </w:rPr>
        <w:t>да нема сачуваних извора података</w:t>
      </w:r>
      <w:r w:rsidR="008C42E8">
        <w:rPr>
          <w:lang w:val="sr-Cyrl-RS"/>
        </w:rPr>
        <w:t xml:space="preserve"> који </w:t>
      </w:r>
      <w:r w:rsidR="00AA092E">
        <w:rPr>
          <w:lang w:val="sr-Cyrl-RS"/>
        </w:rPr>
        <w:t>могу</w:t>
      </w:r>
      <w:r w:rsidR="008C42E8">
        <w:rPr>
          <w:lang w:val="sr-Cyrl-RS"/>
        </w:rPr>
        <w:t xml:space="preserve"> бити приказани</w:t>
      </w:r>
      <w:r w:rsidR="00074136">
        <w:rPr>
          <w:lang w:val="sr-Cyrl-RS"/>
        </w:rPr>
        <w:t>.</w:t>
      </w:r>
    </w:p>
    <w:p w14:paraId="04BC2005" w14:textId="429EEA95" w:rsidR="00A1402A" w:rsidRPr="00A41317" w:rsidRDefault="00A1402A" w:rsidP="00B925BD">
      <w:pPr>
        <w:rPr>
          <w:b/>
          <w:lang w:val="sr-Cyrl-RS"/>
        </w:rPr>
      </w:pPr>
      <w:r w:rsidRPr="00A41317">
        <w:rPr>
          <w:b/>
          <w:lang w:val="sr-Cyrl-RS"/>
        </w:rPr>
        <w:t>Захтеви:</w:t>
      </w:r>
    </w:p>
    <w:p w14:paraId="1C81B5CC" w14:textId="0ADAB649" w:rsidR="00FB0B30" w:rsidRPr="00A41317" w:rsidRDefault="00874771" w:rsidP="00133228">
      <w:pPr>
        <w:pStyle w:val="ListParagraph"/>
        <w:numPr>
          <w:ilvl w:val="0"/>
          <w:numId w:val="7"/>
        </w:numPr>
        <w:rPr>
          <w:b/>
          <w:lang w:val="sr-Cyrl-RS"/>
        </w:rPr>
      </w:pPr>
      <w:r w:rsidRPr="00EB4725">
        <w:rPr>
          <w:lang w:val="sr-Cyrl-RS"/>
        </w:rPr>
        <w:t>Конкурентан рад више корисника: Апликација мора да обезбеди приступ више корисника истовремено.</w:t>
      </w:r>
    </w:p>
    <w:p w14:paraId="359545DA" w14:textId="77777777" w:rsidR="004F6C62" w:rsidRPr="00A41317" w:rsidRDefault="004F6C62" w:rsidP="004F6C62">
      <w:pPr>
        <w:pStyle w:val="ListParagraph"/>
        <w:ind w:left="1440"/>
        <w:rPr>
          <w:b/>
          <w:lang w:val="sr-Cyrl-RS"/>
        </w:rPr>
      </w:pPr>
    </w:p>
    <w:p w14:paraId="32BC21E8" w14:textId="77777777" w:rsidR="00B925BD" w:rsidRPr="00B925BD" w:rsidRDefault="00B925BD" w:rsidP="00B925BD">
      <w:pPr>
        <w:rPr>
          <w:lang w:val="sr-Cyrl-RS"/>
        </w:rPr>
      </w:pPr>
    </w:p>
    <w:p w14:paraId="7D1AE99F" w14:textId="5B7B3129" w:rsidR="00942CD9" w:rsidRPr="00942CD9" w:rsidRDefault="00942CD9" w:rsidP="00FD33A6">
      <w:pPr>
        <w:pStyle w:val="Heading4"/>
        <w:rPr>
          <w:lang w:val="sr-Cyrl-RS"/>
        </w:rPr>
      </w:pPr>
      <w:r>
        <w:rPr>
          <w:lang w:val="sr-Cyrl-RS"/>
        </w:rPr>
        <w:t>Преглед</w:t>
      </w:r>
      <w:r w:rsidR="00FD33A6">
        <w:rPr>
          <w:lang w:val="sr-Cyrl-RS"/>
        </w:rPr>
        <w:t xml:space="preserve"> сачуваних</w:t>
      </w:r>
      <w:r>
        <w:rPr>
          <w:lang w:val="sr-Cyrl-RS"/>
        </w:rPr>
        <w:t xml:space="preserve"> </w:t>
      </w:r>
      <w:r w:rsidR="00FD33A6">
        <w:rPr>
          <w:lang w:val="sr-Cyrl-RS"/>
        </w:rPr>
        <w:t>модела</w:t>
      </w:r>
    </w:p>
    <w:p w14:paraId="7D16DD13" w14:textId="77777777" w:rsidR="00D143BC" w:rsidRDefault="00D143BC" w:rsidP="00D143BC">
      <w:pPr>
        <w:rPr>
          <w:lang w:val="sr-Cyrl-RS"/>
        </w:rPr>
      </w:pPr>
    </w:p>
    <w:p w14:paraId="7C956ED7" w14:textId="3082F52F" w:rsidR="00D143BC" w:rsidRPr="00FD12C2" w:rsidRDefault="00D143BC" w:rsidP="00D143BC">
      <w:pPr>
        <w:rPr>
          <w:lang w:val="sr-Cyrl-RS"/>
        </w:rPr>
      </w:pPr>
      <w:r w:rsidRPr="00835521">
        <w:rPr>
          <w:b/>
          <w:bCs/>
          <w:lang w:val="sr-Cyrl-RS"/>
        </w:rPr>
        <w:t>Кратак опис:</w:t>
      </w:r>
      <w:r>
        <w:rPr>
          <w:b/>
          <w:bCs/>
          <w:lang w:val="sr-Cyrl-RS"/>
        </w:rPr>
        <w:t xml:space="preserve"> </w:t>
      </w:r>
      <w:r>
        <w:rPr>
          <w:lang w:val="sr-Cyrl-RS"/>
        </w:rPr>
        <w:t xml:space="preserve">Корисник има преглед свих </w:t>
      </w:r>
      <w:r w:rsidR="00507728">
        <w:rPr>
          <w:lang w:val="sr-Cyrl-RS"/>
        </w:rPr>
        <w:t>модела</w:t>
      </w:r>
      <w:r>
        <w:rPr>
          <w:lang w:val="sr-Cyrl-RS"/>
        </w:rPr>
        <w:t xml:space="preserve"> </w:t>
      </w:r>
      <w:r w:rsidR="00E02CFF">
        <w:rPr>
          <w:lang w:val="sr-Cyrl-RS"/>
        </w:rPr>
        <w:t>вештачке неуронске мреже</w:t>
      </w:r>
      <w:r w:rsidR="0035291A">
        <w:rPr>
          <w:lang w:val="sr-Cyrl-RS"/>
        </w:rPr>
        <w:t xml:space="preserve"> </w:t>
      </w:r>
      <w:r>
        <w:rPr>
          <w:lang w:val="sr-Cyrl-RS"/>
        </w:rPr>
        <w:t>које је сачувао.</w:t>
      </w:r>
    </w:p>
    <w:p w14:paraId="0BCA3BCC" w14:textId="77777777" w:rsidR="00D143BC" w:rsidRPr="00835521" w:rsidRDefault="00D143BC" w:rsidP="00D143BC">
      <w:pPr>
        <w:rPr>
          <w:b/>
          <w:bCs/>
          <w:lang w:val="sr-Cyrl-RS"/>
        </w:rPr>
      </w:pPr>
      <w:r w:rsidRPr="00835521">
        <w:rPr>
          <w:b/>
          <w:bCs/>
          <w:lang w:val="sr-Cyrl-RS"/>
        </w:rPr>
        <w:t>Опис случаја коришћења:</w:t>
      </w:r>
      <w:r>
        <w:rPr>
          <w:b/>
          <w:bCs/>
          <w:lang w:val="sr-Cyrl-RS"/>
        </w:rPr>
        <w:t xml:space="preserve"> </w:t>
      </w:r>
    </w:p>
    <w:p w14:paraId="1E56CBEE" w14:textId="1F0DD919" w:rsidR="0035291A" w:rsidRPr="00062DF7" w:rsidRDefault="0035291A" w:rsidP="0035291A">
      <w:pPr>
        <w:rPr>
          <w:lang w:val="sr-Cyrl-RS"/>
        </w:rPr>
      </w:pPr>
      <w:r>
        <w:rPr>
          <w:lang w:val="sr-Cyrl-RS"/>
        </w:rPr>
        <w:t xml:space="preserve">Кориснику је омогућен преглед свих </w:t>
      </w:r>
      <w:r w:rsidR="00930218">
        <w:rPr>
          <w:lang w:val="sr-Cyrl-RS"/>
        </w:rPr>
        <w:t>модела</w:t>
      </w:r>
      <w:r>
        <w:rPr>
          <w:lang w:val="sr-Cyrl-RS"/>
        </w:rPr>
        <w:t xml:space="preserve"> које је сачувао. Корисник види основне податке о сваком </w:t>
      </w:r>
      <w:r w:rsidR="00930218">
        <w:rPr>
          <w:lang w:val="sr-Cyrl-RS"/>
        </w:rPr>
        <w:t>моделу</w:t>
      </w:r>
      <w:r>
        <w:rPr>
          <w:lang w:val="sr-Cyrl-RS"/>
        </w:rPr>
        <w:t xml:space="preserve"> и има опцију брисања извора </w:t>
      </w:r>
      <w:r w:rsidR="00930218">
        <w:rPr>
          <w:lang w:val="sr-Cyrl-RS"/>
        </w:rPr>
        <w:t>модела</w:t>
      </w:r>
      <w:r>
        <w:rPr>
          <w:lang w:val="sr-Cyrl-RS"/>
        </w:rPr>
        <w:t>.</w:t>
      </w:r>
    </w:p>
    <w:p w14:paraId="6864C72A" w14:textId="77777777" w:rsidR="00D143BC" w:rsidRDefault="00D143BC" w:rsidP="00D143BC">
      <w:pPr>
        <w:rPr>
          <w:b/>
          <w:bCs/>
          <w:lang w:val="sr-Cyrl-RS"/>
        </w:rPr>
      </w:pPr>
      <w:r w:rsidRPr="00835521">
        <w:rPr>
          <w:b/>
          <w:bCs/>
          <w:lang w:val="sr-Cyrl-RS"/>
        </w:rPr>
        <w:t>Главни ток догађаја:</w:t>
      </w:r>
    </w:p>
    <w:p w14:paraId="07BF9065" w14:textId="3879C84D" w:rsidR="0035291A" w:rsidRPr="00A607A1" w:rsidRDefault="0035291A" w:rsidP="0035291A">
      <w:pPr>
        <w:rPr>
          <w:b/>
          <w:bCs/>
          <w:lang w:val="sr-Cyrl-RS"/>
        </w:rPr>
      </w:pPr>
      <w:r>
        <w:rPr>
          <w:lang w:val="sr-Cyrl-RS"/>
        </w:rPr>
        <w:t xml:space="preserve">Корисник до својих </w:t>
      </w:r>
      <w:r w:rsidR="00673CBC">
        <w:rPr>
          <w:lang w:val="sr-Cyrl-RS"/>
        </w:rPr>
        <w:t>модела</w:t>
      </w:r>
      <w:r>
        <w:rPr>
          <w:lang w:val="sr-Cyrl-RS"/>
        </w:rPr>
        <w:t xml:space="preserve"> може доћи на два начина:</w:t>
      </w:r>
    </w:p>
    <w:p w14:paraId="5B131A7B" w14:textId="64F33804" w:rsidR="0035291A" w:rsidRDefault="0035291A" w:rsidP="00B548A0">
      <w:pPr>
        <w:pStyle w:val="ListParagraph"/>
        <w:numPr>
          <w:ilvl w:val="0"/>
          <w:numId w:val="4"/>
        </w:numPr>
        <w:rPr>
          <w:lang w:val="sr-Cyrl-RS"/>
        </w:rPr>
      </w:pPr>
      <w:r w:rsidRPr="00726F7D">
        <w:rPr>
          <w:lang w:val="sr-Cyrl-RS"/>
        </w:rPr>
        <w:t xml:space="preserve">Корисник на почетној страни </w:t>
      </w:r>
      <w:r w:rsidR="00673CBC">
        <w:rPr>
          <w:lang w:val="sr-Cyrl-RS"/>
        </w:rPr>
        <w:t>види</w:t>
      </w:r>
      <w:r w:rsidRPr="00726F7D">
        <w:rPr>
          <w:lang w:val="sr-Latn-RS"/>
        </w:rPr>
        <w:t xml:space="preserve"> </w:t>
      </w:r>
      <w:r w:rsidRPr="00726F7D">
        <w:rPr>
          <w:lang w:val="sr-Cyrl-RS"/>
        </w:rPr>
        <w:t>картицу с натписом ,,</w:t>
      </w:r>
      <w:r w:rsidR="00C246F3">
        <w:t xml:space="preserve">Moji </w:t>
      </w:r>
      <w:proofErr w:type="spellStart"/>
      <w:r w:rsidR="00C246F3">
        <w:t>modeli</w:t>
      </w:r>
      <w:proofErr w:type="spellEnd"/>
      <w:r w:rsidRPr="00726F7D">
        <w:rPr>
          <w:lang w:val="sr-Cyrl-RS"/>
        </w:rPr>
        <w:t xml:space="preserve">“. Кликом на картицу, отвара се страна на којој се налазе излистани сви </w:t>
      </w:r>
      <w:r w:rsidR="00E02CFF">
        <w:rPr>
          <w:lang w:val="sr-Cyrl-RS"/>
        </w:rPr>
        <w:t>сачувани модели</w:t>
      </w:r>
      <w:r w:rsidRPr="00726F7D">
        <w:rPr>
          <w:lang w:val="sr-Cyrl-RS"/>
        </w:rPr>
        <w:t xml:space="preserve"> датог корисника. </w:t>
      </w:r>
    </w:p>
    <w:p w14:paraId="06EBBC77" w14:textId="451FC772" w:rsidR="0035291A" w:rsidRPr="00726F7D" w:rsidRDefault="0035291A" w:rsidP="00B548A0">
      <w:pPr>
        <w:pStyle w:val="ListParagraph"/>
        <w:numPr>
          <w:ilvl w:val="0"/>
          <w:numId w:val="4"/>
        </w:numPr>
        <w:rPr>
          <w:lang w:val="sr-Cyrl-RS"/>
        </w:rPr>
      </w:pPr>
      <w:r>
        <w:rPr>
          <w:lang w:val="sr-Cyrl-RS"/>
        </w:rPr>
        <w:t xml:space="preserve">Када у оквиру навигационог менија кликне на своју </w:t>
      </w:r>
      <w:proofErr w:type="spellStart"/>
      <w:r>
        <w:rPr>
          <w:lang w:val="sr-Cyrl-RS"/>
        </w:rPr>
        <w:t>профилну</w:t>
      </w:r>
      <w:proofErr w:type="spellEnd"/>
      <w:r>
        <w:rPr>
          <w:lang w:val="sr-Cyrl-RS"/>
        </w:rPr>
        <w:t xml:space="preserve"> слику, у падајућој листи ће се наћи опција ,,</w:t>
      </w:r>
      <w:r w:rsidR="00DF2F00">
        <w:t xml:space="preserve">Moji </w:t>
      </w:r>
      <w:proofErr w:type="spellStart"/>
      <w:r w:rsidR="00DF2F00">
        <w:t>modeli</w:t>
      </w:r>
      <w:proofErr w:type="spellEnd"/>
      <w:r>
        <w:rPr>
          <w:lang w:val="sr-Cyrl-RS"/>
        </w:rPr>
        <w:t xml:space="preserve">“. Кликом на дату опцију, кориснику се отвара страница са његовим </w:t>
      </w:r>
      <w:r w:rsidR="00CC3A37">
        <w:rPr>
          <w:lang w:val="sr-Cyrl-RS"/>
        </w:rPr>
        <w:t>моделима</w:t>
      </w:r>
      <w:r>
        <w:rPr>
          <w:lang w:val="sr-Cyrl-RS"/>
        </w:rPr>
        <w:t>.</w:t>
      </w:r>
    </w:p>
    <w:p w14:paraId="1CA9D8FB" w14:textId="23A8AEE7" w:rsidR="0035291A" w:rsidRPr="00A607A1" w:rsidRDefault="0035291A" w:rsidP="0035291A">
      <w:pPr>
        <w:rPr>
          <w:lang w:val="sr-Cyrl-RS"/>
        </w:rPr>
      </w:pPr>
      <w:r>
        <w:rPr>
          <w:lang w:val="sr-Cyrl-RS"/>
        </w:rPr>
        <w:t xml:space="preserve">За сваки </w:t>
      </w:r>
      <w:r w:rsidR="00662BC5">
        <w:rPr>
          <w:lang w:val="sr-Cyrl-RS"/>
        </w:rPr>
        <w:t>модел</w:t>
      </w:r>
      <w:r>
        <w:rPr>
          <w:lang w:val="sr-Cyrl-RS"/>
        </w:rPr>
        <w:t xml:space="preserve"> </w:t>
      </w:r>
      <w:r w:rsidR="00EB2FEC">
        <w:rPr>
          <w:lang w:val="sr-Cyrl-RS"/>
        </w:rPr>
        <w:t>приказани</w:t>
      </w:r>
      <w:r w:rsidR="00133B0C">
        <w:rPr>
          <w:lang w:val="sr-Cyrl-RS"/>
        </w:rPr>
        <w:t xml:space="preserve"> су</w:t>
      </w:r>
      <w:r>
        <w:rPr>
          <w:lang w:val="sr-Cyrl-RS"/>
        </w:rPr>
        <w:t xml:space="preserve"> назив, опис,  датум креирања (првог чувања), датум последње измене, као и </w:t>
      </w:r>
      <w:r w:rsidR="00ED029F">
        <w:rPr>
          <w:lang w:val="sr-Cyrl-RS"/>
        </w:rPr>
        <w:t>визуелни приказ</w:t>
      </w:r>
      <w:r w:rsidR="00A042D0">
        <w:rPr>
          <w:lang w:val="sr-Cyrl-RS"/>
        </w:rPr>
        <w:t xml:space="preserve"> вештачке неуронске мреже</w:t>
      </w:r>
      <w:r>
        <w:rPr>
          <w:lang w:val="sr-Cyrl-RS"/>
        </w:rPr>
        <w:t xml:space="preserve">. Кликом на дугме са иконицом канте испод </w:t>
      </w:r>
      <w:r w:rsidR="003636AB">
        <w:rPr>
          <w:lang w:val="sr-Cyrl-RS"/>
        </w:rPr>
        <w:t>модела</w:t>
      </w:r>
      <w:r>
        <w:rPr>
          <w:lang w:val="sr-Cyrl-RS"/>
        </w:rPr>
        <w:t xml:space="preserve">, тај </w:t>
      </w:r>
      <w:r w:rsidR="003636AB">
        <w:rPr>
          <w:lang w:val="sr-Cyrl-RS"/>
        </w:rPr>
        <w:t>модел</w:t>
      </w:r>
      <w:r>
        <w:rPr>
          <w:lang w:val="sr-Cyrl-RS"/>
        </w:rPr>
        <w:t xml:space="preserve"> ће бити обрисан.</w:t>
      </w:r>
    </w:p>
    <w:p w14:paraId="2459A989" w14:textId="77777777" w:rsidR="00D143BC" w:rsidRPr="00A41317" w:rsidRDefault="00D143BC" w:rsidP="00D143BC">
      <w:pPr>
        <w:rPr>
          <w:b/>
          <w:bCs/>
          <w:lang w:val="sr-Cyrl-RS"/>
        </w:rPr>
      </w:pPr>
      <w:r w:rsidRPr="00A41317">
        <w:rPr>
          <w:b/>
          <w:bCs/>
          <w:lang w:val="sr-Cyrl-RS"/>
        </w:rPr>
        <w:t>Дефинисање услова:</w:t>
      </w:r>
    </w:p>
    <w:p w14:paraId="1EC9A4E5" w14:textId="56F82610" w:rsidR="00D143BC" w:rsidRPr="00A41317" w:rsidRDefault="00D143BC" w:rsidP="00D143BC">
      <w:pPr>
        <w:ind w:firstLine="720"/>
        <w:rPr>
          <w:lang w:val="sr-Cyrl-RS"/>
        </w:rPr>
      </w:pPr>
      <w:r w:rsidRPr="00A41317">
        <w:rPr>
          <w:lang w:val="sr-Cyrl-RS"/>
        </w:rPr>
        <w:t>Предуслови:</w:t>
      </w:r>
    </w:p>
    <w:p w14:paraId="1CD8A6B2" w14:textId="77777777" w:rsidR="0035291A" w:rsidRDefault="0035291A" w:rsidP="00133228">
      <w:pPr>
        <w:pStyle w:val="ListParagraph"/>
        <w:numPr>
          <w:ilvl w:val="0"/>
          <w:numId w:val="6"/>
        </w:numPr>
        <w:rPr>
          <w:lang w:val="sr-Cyrl-RS"/>
        </w:rPr>
      </w:pPr>
      <w:r>
        <w:rPr>
          <w:lang w:val="sr-Cyrl-RS"/>
        </w:rPr>
        <w:t>Интернет конекција.</w:t>
      </w:r>
    </w:p>
    <w:p w14:paraId="3E7FBD81" w14:textId="77777777" w:rsidR="0035291A" w:rsidRPr="00AF145B" w:rsidRDefault="0035291A" w:rsidP="00133228">
      <w:pPr>
        <w:pStyle w:val="ListParagraph"/>
        <w:numPr>
          <w:ilvl w:val="0"/>
          <w:numId w:val="6"/>
        </w:numPr>
        <w:rPr>
          <w:lang w:val="sr-Cyrl-RS"/>
        </w:rPr>
      </w:pPr>
      <w:r>
        <w:rPr>
          <w:lang w:val="sr-Cyrl-RS"/>
        </w:rPr>
        <w:t>Успешна пријава на систем.</w:t>
      </w:r>
    </w:p>
    <w:p w14:paraId="4595C93E" w14:textId="1EAB47B6" w:rsidR="0035291A" w:rsidRDefault="0035291A" w:rsidP="0035291A">
      <w:pPr>
        <w:ind w:firstLine="720"/>
        <w:rPr>
          <w:lang w:val="sr-Cyrl-RS"/>
        </w:rPr>
      </w:pPr>
      <w:proofErr w:type="spellStart"/>
      <w:r w:rsidRPr="00AF145B">
        <w:rPr>
          <w:lang w:val="sr-Cyrl-RS"/>
        </w:rPr>
        <w:t>Постуслови</w:t>
      </w:r>
      <w:proofErr w:type="spellEnd"/>
      <w:r w:rsidRPr="00AF145B">
        <w:rPr>
          <w:lang w:val="sr-Cyrl-RS"/>
        </w:rPr>
        <w:t>:</w:t>
      </w:r>
    </w:p>
    <w:p w14:paraId="68F0F84D" w14:textId="1EAB47B6" w:rsidR="0035291A" w:rsidRPr="00AF145B" w:rsidRDefault="0035291A" w:rsidP="00133228">
      <w:pPr>
        <w:pStyle w:val="ListParagraph"/>
        <w:numPr>
          <w:ilvl w:val="0"/>
          <w:numId w:val="7"/>
        </w:numPr>
        <w:rPr>
          <w:lang w:val="sr-Cyrl-RS"/>
        </w:rPr>
      </w:pPr>
      <w:r>
        <w:rPr>
          <w:lang w:val="sr-Cyrl-RS"/>
        </w:rPr>
        <w:t>Регуларност базе података.</w:t>
      </w:r>
    </w:p>
    <w:p w14:paraId="7BC712B0" w14:textId="1EAB47B6" w:rsidR="00DE29C5" w:rsidRPr="00C51D02" w:rsidRDefault="00DE29C5" w:rsidP="00DE29C5">
      <w:pPr>
        <w:pStyle w:val="ListParagraph"/>
        <w:ind w:left="1440"/>
        <w:rPr>
          <w:lang w:val="sr-Cyrl-RS"/>
        </w:rPr>
      </w:pPr>
    </w:p>
    <w:p w14:paraId="48E1AC23" w14:textId="77777777" w:rsidR="004F6C62" w:rsidRDefault="004F6C62" w:rsidP="00D143BC">
      <w:pPr>
        <w:rPr>
          <w:b/>
          <w:bCs/>
          <w:lang w:val="sr-Cyrl-RS"/>
        </w:rPr>
      </w:pPr>
    </w:p>
    <w:p w14:paraId="5C80868F" w14:textId="3AAE3986" w:rsidR="00D143BC" w:rsidRPr="00A41317" w:rsidRDefault="00D143BC" w:rsidP="00D143BC">
      <w:pPr>
        <w:rPr>
          <w:b/>
          <w:bCs/>
          <w:lang w:val="sr-Cyrl-RS"/>
        </w:rPr>
      </w:pPr>
      <w:r w:rsidRPr="00A41317">
        <w:rPr>
          <w:b/>
          <w:bCs/>
          <w:lang w:val="sr-Cyrl-RS"/>
        </w:rPr>
        <w:lastRenderedPageBreak/>
        <w:t>Алтернативни токови догађаја:</w:t>
      </w:r>
    </w:p>
    <w:p w14:paraId="49B70167" w14:textId="6091DA78" w:rsidR="00D143BC" w:rsidRPr="00A41317" w:rsidRDefault="00D143BC" w:rsidP="00D143BC">
      <w:pPr>
        <w:rPr>
          <w:lang w:val="sr-Cyrl-RS"/>
        </w:rPr>
      </w:pPr>
      <w:r w:rsidRPr="00A41317">
        <w:rPr>
          <w:lang w:val="sr-Cyrl-RS"/>
        </w:rPr>
        <w:tab/>
        <w:t>Изузеци:</w:t>
      </w:r>
      <w:r w:rsidR="0035291A">
        <w:rPr>
          <w:lang w:val="sr-Cyrl-RS"/>
        </w:rPr>
        <w:t xml:space="preserve"> </w:t>
      </w:r>
    </w:p>
    <w:p w14:paraId="0EBC65DB" w14:textId="39A9F161" w:rsidR="0035291A" w:rsidRPr="0083592B" w:rsidRDefault="0035291A" w:rsidP="00133228">
      <w:pPr>
        <w:pStyle w:val="ListParagraph"/>
        <w:numPr>
          <w:ilvl w:val="0"/>
          <w:numId w:val="7"/>
        </w:numPr>
        <w:rPr>
          <w:lang w:val="sr-Cyrl-RS"/>
        </w:rPr>
      </w:pPr>
      <w:r w:rsidRPr="0083592B">
        <w:rPr>
          <w:lang w:val="sr-Cyrl-RS"/>
        </w:rPr>
        <w:t xml:space="preserve">Уколико корисник нема сачуване </w:t>
      </w:r>
      <w:r w:rsidR="00954231">
        <w:rPr>
          <w:lang w:val="sr-Cyrl-RS"/>
        </w:rPr>
        <w:t>моделе</w:t>
      </w:r>
      <w:r w:rsidRPr="0083592B">
        <w:rPr>
          <w:lang w:val="sr-Cyrl-RS"/>
        </w:rPr>
        <w:t>, на страни ,,</w:t>
      </w:r>
      <w:r w:rsidR="00DF2F00">
        <w:t xml:space="preserve">Moji </w:t>
      </w:r>
      <w:proofErr w:type="spellStart"/>
      <w:r w:rsidR="00DF2F00">
        <w:t>modeli</w:t>
      </w:r>
      <w:proofErr w:type="spellEnd"/>
      <w:r w:rsidRPr="0083592B">
        <w:rPr>
          <w:lang w:val="sr-Cyrl-RS"/>
        </w:rPr>
        <w:t xml:space="preserve">“ налази се обавештење о томе да нема сачуваних </w:t>
      </w:r>
      <w:r w:rsidR="008E352F">
        <w:rPr>
          <w:lang w:val="sr-Cyrl-RS"/>
        </w:rPr>
        <w:t>модела</w:t>
      </w:r>
      <w:r w:rsidRPr="0083592B">
        <w:rPr>
          <w:lang w:val="sr-Cyrl-RS"/>
        </w:rPr>
        <w:t xml:space="preserve"> који могу бити приказани.</w:t>
      </w:r>
    </w:p>
    <w:p w14:paraId="0CBDA403" w14:textId="77777777" w:rsidR="00D143BC" w:rsidRPr="00A41317" w:rsidRDefault="00D143BC" w:rsidP="00D143BC">
      <w:pPr>
        <w:rPr>
          <w:b/>
          <w:bCs/>
          <w:lang w:val="sr-Cyrl-RS"/>
        </w:rPr>
      </w:pPr>
      <w:r w:rsidRPr="00A41317">
        <w:rPr>
          <w:b/>
          <w:bCs/>
          <w:lang w:val="sr-Cyrl-RS"/>
        </w:rPr>
        <w:t>Захтеви:</w:t>
      </w:r>
    </w:p>
    <w:p w14:paraId="4086E0CB" w14:textId="77777777" w:rsidR="0035291A" w:rsidRPr="00874771" w:rsidRDefault="0035291A" w:rsidP="00133228">
      <w:pPr>
        <w:pStyle w:val="ListParagraph"/>
        <w:numPr>
          <w:ilvl w:val="0"/>
          <w:numId w:val="7"/>
        </w:numPr>
        <w:rPr>
          <w:b/>
          <w:lang w:val="sr-Cyrl-RS"/>
        </w:rPr>
      </w:pPr>
      <w:r w:rsidRPr="00276226">
        <w:rPr>
          <w:lang w:val="sr-Cyrl-RS"/>
        </w:rPr>
        <w:t>Конкурентан рад више корисника: Апликација мора да обезбеди приступ више корисника истовремено.</w:t>
      </w:r>
    </w:p>
    <w:p w14:paraId="5DDD8454" w14:textId="5540C006" w:rsidR="00D143BC" w:rsidRPr="00D143BC" w:rsidRDefault="00D143BC" w:rsidP="00D143BC">
      <w:pPr>
        <w:rPr>
          <w:lang w:val="sr-Cyrl-RS"/>
        </w:rPr>
      </w:pPr>
    </w:p>
    <w:p w14:paraId="74781AD4" w14:textId="0C26FA1C" w:rsidR="00FD33A6" w:rsidRDefault="00FD33A6" w:rsidP="00FD33A6">
      <w:pPr>
        <w:pStyle w:val="Heading4"/>
        <w:rPr>
          <w:lang w:val="sr-Cyrl-RS"/>
        </w:rPr>
      </w:pPr>
      <w:r>
        <w:rPr>
          <w:lang w:val="sr-Cyrl-RS"/>
        </w:rPr>
        <w:t>Преглед сачуваних тренираних модела</w:t>
      </w:r>
    </w:p>
    <w:p w14:paraId="388F8296" w14:textId="40AF3B1F" w:rsidR="00D143BC" w:rsidRDefault="00D143BC" w:rsidP="00D143BC">
      <w:pPr>
        <w:rPr>
          <w:lang w:val="sr-Cyrl-RS"/>
        </w:rPr>
      </w:pPr>
    </w:p>
    <w:p w14:paraId="055FD26F" w14:textId="6D0F6519" w:rsidR="00940EE4" w:rsidRPr="00FD12C2" w:rsidRDefault="00940EE4" w:rsidP="00940EE4">
      <w:pPr>
        <w:rPr>
          <w:lang w:val="sr-Cyrl-RS"/>
        </w:rPr>
      </w:pPr>
      <w:r w:rsidRPr="00835521">
        <w:rPr>
          <w:b/>
          <w:bCs/>
          <w:lang w:val="sr-Cyrl-RS"/>
        </w:rPr>
        <w:t>Кратак опис:</w:t>
      </w:r>
      <w:r>
        <w:rPr>
          <w:b/>
          <w:bCs/>
          <w:lang w:val="sr-Cyrl-RS"/>
        </w:rPr>
        <w:t xml:space="preserve"> </w:t>
      </w:r>
      <w:r>
        <w:rPr>
          <w:lang w:val="sr-Cyrl-RS"/>
        </w:rPr>
        <w:t>Корисник има преглед свих модела вештачке неуронске мреже</w:t>
      </w:r>
      <w:r w:rsidR="005C5348">
        <w:rPr>
          <w:lang w:val="sr-Cyrl-RS"/>
        </w:rPr>
        <w:t xml:space="preserve"> које је истренирао</w:t>
      </w:r>
      <w:r w:rsidR="006B568C">
        <w:rPr>
          <w:lang w:val="sr-Cyrl-RS"/>
        </w:rPr>
        <w:t>.</w:t>
      </w:r>
    </w:p>
    <w:p w14:paraId="075B4523" w14:textId="40AF3B1F" w:rsidR="00D143BC" w:rsidRPr="00835521" w:rsidRDefault="00D143BC" w:rsidP="00D143BC">
      <w:pPr>
        <w:rPr>
          <w:b/>
          <w:bCs/>
          <w:lang w:val="sr-Cyrl-RS"/>
        </w:rPr>
      </w:pPr>
      <w:r w:rsidRPr="00835521">
        <w:rPr>
          <w:b/>
          <w:bCs/>
          <w:lang w:val="sr-Cyrl-RS"/>
        </w:rPr>
        <w:t>Опис случаја коришћења:</w:t>
      </w:r>
      <w:r>
        <w:rPr>
          <w:b/>
          <w:bCs/>
          <w:lang w:val="sr-Cyrl-RS"/>
        </w:rPr>
        <w:t xml:space="preserve"> </w:t>
      </w:r>
    </w:p>
    <w:p w14:paraId="71E2C239" w14:textId="468E6982" w:rsidR="00940EE4" w:rsidRPr="00062DF7" w:rsidRDefault="0043226A" w:rsidP="00940EE4">
      <w:pPr>
        <w:rPr>
          <w:lang w:val="sr-Cyrl-RS"/>
        </w:rPr>
      </w:pPr>
      <w:r>
        <w:rPr>
          <w:lang w:val="sr-Cyrl-RS"/>
        </w:rPr>
        <w:t xml:space="preserve">Након тренирања модела вештачке неуронске мреже, он се аутоматски чува у бази података. </w:t>
      </w:r>
      <w:r w:rsidR="00940EE4">
        <w:rPr>
          <w:lang w:val="sr-Cyrl-RS"/>
        </w:rPr>
        <w:t xml:space="preserve">Кориснику је омогућен преглед свих модела које је </w:t>
      </w:r>
      <w:r>
        <w:rPr>
          <w:lang w:val="sr-Cyrl-RS"/>
        </w:rPr>
        <w:t>истренирао</w:t>
      </w:r>
      <w:r w:rsidR="00940EE4">
        <w:rPr>
          <w:lang w:val="sr-Cyrl-RS"/>
        </w:rPr>
        <w:t xml:space="preserve">. Корисник види основне податке о сваком </w:t>
      </w:r>
      <w:r>
        <w:rPr>
          <w:lang w:val="sr-Cyrl-RS"/>
        </w:rPr>
        <w:t xml:space="preserve">истренираном </w:t>
      </w:r>
      <w:r w:rsidR="00940EE4">
        <w:rPr>
          <w:lang w:val="sr-Cyrl-RS"/>
        </w:rPr>
        <w:t xml:space="preserve">моделу и има опцију </w:t>
      </w:r>
      <w:r w:rsidR="008A6351">
        <w:rPr>
          <w:lang w:val="sr-Cyrl-RS"/>
        </w:rPr>
        <w:t>коришћења и</w:t>
      </w:r>
      <w:r w:rsidR="00940EE4">
        <w:rPr>
          <w:lang w:val="sr-Cyrl-RS"/>
        </w:rPr>
        <w:t xml:space="preserve"> брисања </w:t>
      </w:r>
      <w:r>
        <w:rPr>
          <w:lang w:val="sr-Cyrl-RS"/>
        </w:rPr>
        <w:t>тренираних</w:t>
      </w:r>
      <w:r w:rsidR="00940EE4">
        <w:rPr>
          <w:lang w:val="sr-Cyrl-RS"/>
        </w:rPr>
        <w:t xml:space="preserve"> модела.</w:t>
      </w:r>
    </w:p>
    <w:p w14:paraId="53780E6E" w14:textId="40AF3B1F" w:rsidR="00D143BC" w:rsidRDefault="00D143BC" w:rsidP="00D143BC">
      <w:pPr>
        <w:rPr>
          <w:b/>
          <w:bCs/>
          <w:lang w:val="sr-Cyrl-RS"/>
        </w:rPr>
      </w:pPr>
      <w:r w:rsidRPr="00835521">
        <w:rPr>
          <w:b/>
          <w:bCs/>
          <w:lang w:val="sr-Cyrl-RS"/>
        </w:rPr>
        <w:t>Главни ток догађаја:</w:t>
      </w:r>
    </w:p>
    <w:p w14:paraId="33E071B4" w14:textId="22D44A4C" w:rsidR="00940EE4" w:rsidRPr="00A607A1" w:rsidRDefault="00940EE4" w:rsidP="00940EE4">
      <w:pPr>
        <w:rPr>
          <w:b/>
          <w:bCs/>
          <w:lang w:val="sr-Cyrl-RS"/>
        </w:rPr>
      </w:pPr>
      <w:r>
        <w:rPr>
          <w:lang w:val="sr-Cyrl-RS"/>
        </w:rPr>
        <w:t xml:space="preserve">Корисник до својих </w:t>
      </w:r>
      <w:r w:rsidR="004B640C">
        <w:rPr>
          <w:lang w:val="sr-Cyrl-RS"/>
        </w:rPr>
        <w:t xml:space="preserve">истренираних </w:t>
      </w:r>
      <w:r>
        <w:rPr>
          <w:lang w:val="sr-Cyrl-RS"/>
        </w:rPr>
        <w:t>модела може доћи на два начина:</w:t>
      </w:r>
    </w:p>
    <w:p w14:paraId="4476DEA8" w14:textId="06237422" w:rsidR="00940EE4" w:rsidRDefault="00940EE4" w:rsidP="00B548A0">
      <w:pPr>
        <w:pStyle w:val="ListParagraph"/>
        <w:numPr>
          <w:ilvl w:val="0"/>
          <w:numId w:val="4"/>
        </w:numPr>
        <w:rPr>
          <w:lang w:val="sr-Cyrl-RS"/>
        </w:rPr>
      </w:pPr>
      <w:r w:rsidRPr="00726F7D">
        <w:rPr>
          <w:lang w:val="sr-Cyrl-RS"/>
        </w:rPr>
        <w:t xml:space="preserve">Корисник на почетној страни </w:t>
      </w:r>
      <w:r>
        <w:rPr>
          <w:lang w:val="sr-Cyrl-RS"/>
        </w:rPr>
        <w:t>види</w:t>
      </w:r>
      <w:r w:rsidRPr="00726F7D">
        <w:rPr>
          <w:lang w:val="sr-Latn-RS"/>
        </w:rPr>
        <w:t xml:space="preserve"> </w:t>
      </w:r>
      <w:r w:rsidRPr="00726F7D">
        <w:rPr>
          <w:lang w:val="sr-Cyrl-RS"/>
        </w:rPr>
        <w:t>картицу с натписом ,,</w:t>
      </w:r>
      <w:proofErr w:type="spellStart"/>
      <w:r w:rsidR="00553D1F">
        <w:t>Rezultati</w:t>
      </w:r>
      <w:proofErr w:type="spellEnd"/>
      <w:r w:rsidR="00553D1F">
        <w:t xml:space="preserve"> </w:t>
      </w:r>
      <w:proofErr w:type="spellStart"/>
      <w:r w:rsidR="00553D1F">
        <w:t>treniranja</w:t>
      </w:r>
      <w:proofErr w:type="spellEnd"/>
      <w:r w:rsidRPr="00726F7D">
        <w:rPr>
          <w:lang w:val="sr-Cyrl-RS"/>
        </w:rPr>
        <w:t xml:space="preserve">“. Кликом на картицу, отвара се страна на којој се налазе излистани сви </w:t>
      </w:r>
      <w:r w:rsidR="00E33530">
        <w:rPr>
          <w:lang w:val="sr-Cyrl-RS"/>
        </w:rPr>
        <w:t>модели које је корисник истренирао.</w:t>
      </w:r>
      <w:r w:rsidRPr="00726F7D">
        <w:rPr>
          <w:lang w:val="sr-Cyrl-RS"/>
        </w:rPr>
        <w:t xml:space="preserve"> </w:t>
      </w:r>
    </w:p>
    <w:p w14:paraId="1F48ABD3" w14:textId="74FAB3C4" w:rsidR="00940EE4" w:rsidRPr="00726F7D" w:rsidRDefault="00940EE4" w:rsidP="00B548A0">
      <w:pPr>
        <w:pStyle w:val="ListParagraph"/>
        <w:numPr>
          <w:ilvl w:val="0"/>
          <w:numId w:val="4"/>
        </w:numPr>
        <w:rPr>
          <w:lang w:val="sr-Cyrl-RS"/>
        </w:rPr>
      </w:pPr>
      <w:r>
        <w:rPr>
          <w:lang w:val="sr-Cyrl-RS"/>
        </w:rPr>
        <w:t xml:space="preserve">Када у оквиру навигационог менија кликне на своју </w:t>
      </w:r>
      <w:proofErr w:type="spellStart"/>
      <w:r>
        <w:rPr>
          <w:lang w:val="sr-Cyrl-RS"/>
        </w:rPr>
        <w:t>профилну</w:t>
      </w:r>
      <w:proofErr w:type="spellEnd"/>
      <w:r>
        <w:rPr>
          <w:lang w:val="sr-Cyrl-RS"/>
        </w:rPr>
        <w:t xml:space="preserve"> слику, у падајућој листи ће се наћи опција ,,</w:t>
      </w:r>
      <w:r w:rsidR="00553D1F">
        <w:t xml:space="preserve">Moji </w:t>
      </w:r>
      <w:proofErr w:type="spellStart"/>
      <w:r w:rsidR="00553D1F">
        <w:t>prediktori</w:t>
      </w:r>
      <w:proofErr w:type="spellEnd"/>
      <w:r>
        <w:rPr>
          <w:lang w:val="sr-Cyrl-RS"/>
        </w:rPr>
        <w:t xml:space="preserve">“. Кликом на дату опцију, кориснику се отвара страница са </w:t>
      </w:r>
      <w:r w:rsidR="00C173A7">
        <w:rPr>
          <w:lang w:val="sr-Cyrl-RS"/>
        </w:rPr>
        <w:t>моделима које је истренирао.</w:t>
      </w:r>
    </w:p>
    <w:p w14:paraId="41F47A7F" w14:textId="2BDB8EC7" w:rsidR="00940EE4" w:rsidRPr="00A607A1" w:rsidRDefault="00940EE4" w:rsidP="00940EE4">
      <w:pPr>
        <w:rPr>
          <w:lang w:val="sr-Cyrl-RS"/>
        </w:rPr>
      </w:pPr>
      <w:r>
        <w:rPr>
          <w:lang w:val="sr-Cyrl-RS"/>
        </w:rPr>
        <w:t xml:space="preserve">За сваки </w:t>
      </w:r>
      <w:r w:rsidR="00AB5339">
        <w:rPr>
          <w:lang w:val="sr-Cyrl-RS"/>
        </w:rPr>
        <w:t>истренирани</w:t>
      </w:r>
      <w:r>
        <w:rPr>
          <w:lang w:val="sr-Cyrl-RS"/>
        </w:rPr>
        <w:t xml:space="preserve"> модел приказани су назив, опис,  датум креирања</w:t>
      </w:r>
      <w:r w:rsidR="00A61CB8">
        <w:rPr>
          <w:lang w:val="sr-Cyrl-RS"/>
        </w:rPr>
        <w:t>,</w:t>
      </w:r>
      <w:r>
        <w:rPr>
          <w:lang w:val="sr-Cyrl-RS"/>
        </w:rPr>
        <w:t xml:space="preserve"> </w:t>
      </w:r>
      <w:r w:rsidR="00332086">
        <w:rPr>
          <w:lang w:val="sr-Cyrl-RS"/>
        </w:rPr>
        <w:t xml:space="preserve">као и приказ података над којима је модел </w:t>
      </w:r>
      <w:r w:rsidR="00366F1A">
        <w:rPr>
          <w:lang w:val="sr-Cyrl-RS"/>
        </w:rPr>
        <w:t>обуч</w:t>
      </w:r>
      <w:r w:rsidR="00691ADD">
        <w:rPr>
          <w:lang w:val="sr-Cyrl-RS"/>
        </w:rPr>
        <w:t>ен</w:t>
      </w:r>
      <w:r w:rsidR="00EC5F1A">
        <w:rPr>
          <w:lang w:val="sr-Cyrl-RS"/>
        </w:rPr>
        <w:t>.</w:t>
      </w:r>
      <w:r>
        <w:rPr>
          <w:lang w:val="sr-Cyrl-RS"/>
        </w:rPr>
        <w:t xml:space="preserve"> </w:t>
      </w:r>
      <w:r w:rsidR="00187CB5">
        <w:rPr>
          <w:lang w:val="sr-Cyrl-RS"/>
        </w:rPr>
        <w:t>Испод картице модела, налазе се дугм</w:t>
      </w:r>
      <w:r w:rsidR="00490A71">
        <w:rPr>
          <w:lang w:val="sr-Cyrl-RS"/>
        </w:rPr>
        <w:t>е</w:t>
      </w:r>
      <w:r w:rsidR="00187CB5">
        <w:rPr>
          <w:lang w:val="sr-Cyrl-RS"/>
        </w:rPr>
        <w:t xml:space="preserve"> ,,</w:t>
      </w:r>
      <w:proofErr w:type="spellStart"/>
      <w:r w:rsidR="00553D1F">
        <w:t>Iskoristi</w:t>
      </w:r>
      <w:proofErr w:type="spellEnd"/>
      <w:r w:rsidR="00187CB5">
        <w:rPr>
          <w:lang w:val="sr-Cyrl-RS"/>
        </w:rPr>
        <w:t xml:space="preserve">“ и </w:t>
      </w:r>
      <w:r w:rsidR="00490A71">
        <w:rPr>
          <w:lang w:val="sr-Cyrl-RS"/>
        </w:rPr>
        <w:t>дугме са иконицом кант</w:t>
      </w:r>
      <w:r w:rsidR="001C4EE3">
        <w:rPr>
          <w:lang w:val="sr-Cyrl-RS"/>
        </w:rPr>
        <w:t>е</w:t>
      </w:r>
      <w:r w:rsidR="00490A71">
        <w:rPr>
          <w:lang w:val="sr-Cyrl-RS"/>
        </w:rPr>
        <w:t>.</w:t>
      </w:r>
      <w:r w:rsidR="00187CB5">
        <w:rPr>
          <w:lang w:val="sr-Cyrl-RS"/>
        </w:rPr>
        <w:t xml:space="preserve"> </w:t>
      </w:r>
      <w:r w:rsidR="008A6351">
        <w:rPr>
          <w:lang w:val="sr-Cyrl-RS"/>
        </w:rPr>
        <w:t>Кликом на дугме ,,</w:t>
      </w:r>
      <w:proofErr w:type="spellStart"/>
      <w:r w:rsidR="00553D1F">
        <w:t>Iskoristi</w:t>
      </w:r>
      <w:proofErr w:type="spellEnd"/>
      <w:r w:rsidR="008A6351">
        <w:rPr>
          <w:lang w:val="sr-Cyrl-RS"/>
        </w:rPr>
        <w:t xml:space="preserve">“, </w:t>
      </w:r>
      <w:r w:rsidR="00AE53FF">
        <w:rPr>
          <w:lang w:val="sr-Cyrl-RS"/>
        </w:rPr>
        <w:t xml:space="preserve">отвара се страна за коришћење предиктора, </w:t>
      </w:r>
      <w:r w:rsidR="00A61CB8">
        <w:rPr>
          <w:lang w:val="sr-Cyrl-RS"/>
        </w:rPr>
        <w:t>где корисник укуца</w:t>
      </w:r>
      <w:r w:rsidR="00AE53FF">
        <w:rPr>
          <w:lang w:val="sr-Cyrl-RS"/>
        </w:rPr>
        <w:t>вањем</w:t>
      </w:r>
      <w:r w:rsidR="00A61CB8">
        <w:rPr>
          <w:lang w:val="sr-Cyrl-RS"/>
        </w:rPr>
        <w:t xml:space="preserve"> вредности улазних колона корис</w:t>
      </w:r>
      <w:r w:rsidR="00003476">
        <w:rPr>
          <w:lang w:val="sr-Cyrl-RS"/>
        </w:rPr>
        <w:t>ти</w:t>
      </w:r>
      <w:r w:rsidR="00A61CB8">
        <w:rPr>
          <w:lang w:val="sr-Cyrl-RS"/>
        </w:rPr>
        <w:t xml:space="preserve"> обучен модел </w:t>
      </w:r>
      <w:r w:rsidR="00003476">
        <w:rPr>
          <w:lang w:val="sr-Cyrl-RS"/>
        </w:rPr>
        <w:t xml:space="preserve">како би </w:t>
      </w:r>
      <w:r w:rsidR="00A61CB8">
        <w:rPr>
          <w:lang w:val="sr-Cyrl-RS"/>
        </w:rPr>
        <w:t>предвид</w:t>
      </w:r>
      <w:r w:rsidR="00003476">
        <w:rPr>
          <w:lang w:val="sr-Cyrl-RS"/>
        </w:rPr>
        <w:t>е</w:t>
      </w:r>
      <w:r w:rsidR="00803722">
        <w:rPr>
          <w:lang w:val="sr-Cyrl-RS"/>
        </w:rPr>
        <w:t>о</w:t>
      </w:r>
      <w:r w:rsidR="00A61CB8">
        <w:rPr>
          <w:lang w:val="sr-Cyrl-RS"/>
        </w:rPr>
        <w:t xml:space="preserve"> вредности излазне колоне</w:t>
      </w:r>
      <w:r w:rsidR="00373331">
        <w:rPr>
          <w:lang w:val="sr-Cyrl-RS"/>
        </w:rPr>
        <w:t>.</w:t>
      </w:r>
      <w:r w:rsidR="00A61CB8">
        <w:rPr>
          <w:lang w:val="sr-Cyrl-RS"/>
        </w:rPr>
        <w:t xml:space="preserve"> </w:t>
      </w:r>
      <w:r>
        <w:rPr>
          <w:lang w:val="sr-Cyrl-RS"/>
        </w:rPr>
        <w:t>Кликом на дугме са иконицом канте испод модела, тај модел ће бити обрисан.</w:t>
      </w:r>
    </w:p>
    <w:p w14:paraId="6D3B46F2" w14:textId="77777777" w:rsidR="00D143BC" w:rsidRPr="00A41317" w:rsidRDefault="00D143BC" w:rsidP="00D143BC">
      <w:pPr>
        <w:rPr>
          <w:b/>
          <w:bCs/>
          <w:lang w:val="sr-Cyrl-RS"/>
        </w:rPr>
      </w:pPr>
      <w:r w:rsidRPr="00A41317">
        <w:rPr>
          <w:b/>
          <w:bCs/>
          <w:lang w:val="sr-Cyrl-RS"/>
        </w:rPr>
        <w:t>Дефинисање услова:</w:t>
      </w:r>
    </w:p>
    <w:p w14:paraId="161D91FA" w14:textId="40AF3B1F" w:rsidR="00D143BC" w:rsidRPr="00A41317" w:rsidRDefault="00D143BC" w:rsidP="00D143BC">
      <w:pPr>
        <w:ind w:firstLine="720"/>
        <w:rPr>
          <w:lang w:val="sr-Cyrl-RS"/>
        </w:rPr>
      </w:pPr>
      <w:r w:rsidRPr="00A41317">
        <w:rPr>
          <w:lang w:val="sr-Cyrl-RS"/>
        </w:rPr>
        <w:t>Предуслови:</w:t>
      </w:r>
    </w:p>
    <w:p w14:paraId="7ECB6296" w14:textId="40AF3B1F" w:rsidR="00940EE4" w:rsidRDefault="00940EE4" w:rsidP="00133228">
      <w:pPr>
        <w:pStyle w:val="ListParagraph"/>
        <w:numPr>
          <w:ilvl w:val="0"/>
          <w:numId w:val="6"/>
        </w:numPr>
        <w:rPr>
          <w:lang w:val="sr-Cyrl-RS"/>
        </w:rPr>
      </w:pPr>
      <w:r>
        <w:rPr>
          <w:lang w:val="sr-Cyrl-RS"/>
        </w:rPr>
        <w:t>Интернет конекција.</w:t>
      </w:r>
    </w:p>
    <w:p w14:paraId="5B921AD6" w14:textId="40AF3B1F" w:rsidR="00940EE4" w:rsidRPr="00AF145B" w:rsidRDefault="00940EE4" w:rsidP="00133228">
      <w:pPr>
        <w:pStyle w:val="ListParagraph"/>
        <w:numPr>
          <w:ilvl w:val="0"/>
          <w:numId w:val="6"/>
        </w:numPr>
        <w:rPr>
          <w:lang w:val="sr-Cyrl-RS"/>
        </w:rPr>
      </w:pPr>
      <w:r>
        <w:rPr>
          <w:lang w:val="sr-Cyrl-RS"/>
        </w:rPr>
        <w:t>Успешна пријава на систем.</w:t>
      </w:r>
    </w:p>
    <w:p w14:paraId="0F1C77CF" w14:textId="40AF3B1F" w:rsidR="00940EE4" w:rsidRDefault="00940EE4" w:rsidP="00940EE4">
      <w:pPr>
        <w:ind w:firstLine="720"/>
        <w:rPr>
          <w:lang w:val="sr-Cyrl-RS"/>
        </w:rPr>
      </w:pPr>
      <w:proofErr w:type="spellStart"/>
      <w:r w:rsidRPr="00AF145B">
        <w:rPr>
          <w:lang w:val="sr-Cyrl-RS"/>
        </w:rPr>
        <w:t>Постуслови</w:t>
      </w:r>
      <w:proofErr w:type="spellEnd"/>
      <w:r w:rsidRPr="00AF145B">
        <w:rPr>
          <w:lang w:val="sr-Cyrl-RS"/>
        </w:rPr>
        <w:t>:</w:t>
      </w:r>
    </w:p>
    <w:p w14:paraId="522D0189" w14:textId="40AF3B1F" w:rsidR="00940EE4" w:rsidRDefault="00940EE4" w:rsidP="00133228">
      <w:pPr>
        <w:pStyle w:val="ListParagraph"/>
        <w:numPr>
          <w:ilvl w:val="0"/>
          <w:numId w:val="7"/>
        </w:numPr>
        <w:rPr>
          <w:lang w:val="sr-Cyrl-RS"/>
        </w:rPr>
      </w:pPr>
      <w:r>
        <w:rPr>
          <w:lang w:val="sr-Cyrl-RS"/>
        </w:rPr>
        <w:t>Регуларност базе података.</w:t>
      </w:r>
    </w:p>
    <w:p w14:paraId="23A0CD99" w14:textId="40AF3B1F" w:rsidR="00940EE4" w:rsidRPr="00C51D02" w:rsidRDefault="00940EE4" w:rsidP="00940EE4">
      <w:pPr>
        <w:pStyle w:val="ListParagraph"/>
        <w:ind w:left="1440"/>
        <w:rPr>
          <w:lang w:val="sr-Cyrl-RS"/>
        </w:rPr>
      </w:pPr>
    </w:p>
    <w:p w14:paraId="4E0DD913" w14:textId="77777777" w:rsidR="00D143BC" w:rsidRPr="00A41317" w:rsidRDefault="00D143BC" w:rsidP="00D143BC">
      <w:pPr>
        <w:rPr>
          <w:b/>
          <w:bCs/>
          <w:lang w:val="sr-Cyrl-RS"/>
        </w:rPr>
      </w:pPr>
      <w:r w:rsidRPr="00A41317">
        <w:rPr>
          <w:b/>
          <w:bCs/>
          <w:lang w:val="sr-Cyrl-RS"/>
        </w:rPr>
        <w:t>Алтернативни токови догађаја:</w:t>
      </w:r>
    </w:p>
    <w:p w14:paraId="044D92FC" w14:textId="04FF287E" w:rsidR="00D143BC" w:rsidRPr="00A41317" w:rsidRDefault="00D143BC" w:rsidP="00D143BC">
      <w:pPr>
        <w:rPr>
          <w:lang w:val="sr-Cyrl-RS"/>
        </w:rPr>
      </w:pPr>
      <w:r w:rsidRPr="00A41317">
        <w:rPr>
          <w:lang w:val="sr-Cyrl-RS"/>
        </w:rPr>
        <w:tab/>
        <w:t>Изузеци:</w:t>
      </w:r>
      <w:r w:rsidR="00940EE4">
        <w:rPr>
          <w:lang w:val="sr-Cyrl-RS"/>
        </w:rPr>
        <w:t xml:space="preserve"> </w:t>
      </w:r>
    </w:p>
    <w:p w14:paraId="1B6D7D47" w14:textId="61874FDB" w:rsidR="00940EE4" w:rsidRPr="0083592B" w:rsidRDefault="00940EE4" w:rsidP="00133228">
      <w:pPr>
        <w:pStyle w:val="ListParagraph"/>
        <w:numPr>
          <w:ilvl w:val="0"/>
          <w:numId w:val="7"/>
        </w:numPr>
        <w:rPr>
          <w:lang w:val="sr-Cyrl-RS"/>
        </w:rPr>
      </w:pPr>
      <w:r w:rsidRPr="0083592B">
        <w:rPr>
          <w:lang w:val="sr-Cyrl-RS"/>
        </w:rPr>
        <w:t xml:space="preserve">Уколико корисник </w:t>
      </w:r>
      <w:r w:rsidR="00B90765">
        <w:rPr>
          <w:lang w:val="sr-Cyrl-RS"/>
        </w:rPr>
        <w:t>није истренирао ниједан модел</w:t>
      </w:r>
      <w:r w:rsidRPr="0083592B">
        <w:rPr>
          <w:lang w:val="sr-Cyrl-RS"/>
        </w:rPr>
        <w:t>, на страни ,,</w:t>
      </w:r>
      <w:r w:rsidR="00553D1F">
        <w:t xml:space="preserve">Moji </w:t>
      </w:r>
      <w:proofErr w:type="spellStart"/>
      <w:r w:rsidR="00553D1F">
        <w:t>prediktori</w:t>
      </w:r>
      <w:proofErr w:type="spellEnd"/>
      <w:r w:rsidRPr="0083592B">
        <w:rPr>
          <w:lang w:val="sr-Cyrl-RS"/>
        </w:rPr>
        <w:t xml:space="preserve">“ налази се обавештење о томе да нема </w:t>
      </w:r>
      <w:r w:rsidR="00C869E1">
        <w:rPr>
          <w:lang w:val="sr-Cyrl-RS"/>
        </w:rPr>
        <w:t>истренираних</w:t>
      </w:r>
      <w:r w:rsidRPr="0083592B">
        <w:rPr>
          <w:lang w:val="sr-Cyrl-RS"/>
        </w:rPr>
        <w:t xml:space="preserve"> </w:t>
      </w:r>
      <w:r>
        <w:rPr>
          <w:lang w:val="sr-Cyrl-RS"/>
        </w:rPr>
        <w:t>модела</w:t>
      </w:r>
      <w:r w:rsidRPr="0083592B">
        <w:rPr>
          <w:lang w:val="sr-Cyrl-RS"/>
        </w:rPr>
        <w:t xml:space="preserve"> који могу бити приказани.</w:t>
      </w:r>
    </w:p>
    <w:p w14:paraId="2F0C824C" w14:textId="40AF3B1F" w:rsidR="00D143BC" w:rsidRPr="00A41317" w:rsidRDefault="00D143BC" w:rsidP="00D143BC">
      <w:pPr>
        <w:rPr>
          <w:b/>
          <w:bCs/>
          <w:lang w:val="sr-Cyrl-RS"/>
        </w:rPr>
      </w:pPr>
      <w:r w:rsidRPr="00A41317">
        <w:rPr>
          <w:b/>
          <w:bCs/>
          <w:lang w:val="sr-Cyrl-RS"/>
        </w:rPr>
        <w:t>Захтеви:</w:t>
      </w:r>
    </w:p>
    <w:p w14:paraId="2E0DFA53" w14:textId="168AE851" w:rsidR="00FD33A6" w:rsidRPr="00915CA3" w:rsidRDefault="00940EE4" w:rsidP="00133228">
      <w:pPr>
        <w:pStyle w:val="ListParagraph"/>
        <w:numPr>
          <w:ilvl w:val="0"/>
          <w:numId w:val="7"/>
        </w:numPr>
        <w:rPr>
          <w:b/>
          <w:lang w:val="sr-Cyrl-RS"/>
        </w:rPr>
      </w:pPr>
      <w:r w:rsidRPr="00276226">
        <w:rPr>
          <w:lang w:val="sr-Cyrl-RS"/>
        </w:rPr>
        <w:t>Конкурентан рад више корисника: Апликација мора да обезбеди приступ више корисника истовремено.</w:t>
      </w:r>
    </w:p>
    <w:p w14:paraId="56F2F7E6" w14:textId="77777777" w:rsidR="000150E2" w:rsidRDefault="000150E2">
      <w:pPr>
        <w:rPr>
          <w:ins w:id="54" w:author="{FAA98CAE-3793-438D-BFF6-1DF3EA5F3428}" w:date="2022-04-20T22:17:00Z"/>
          <w:lang w:val="sr-Cyrl-RS"/>
        </w:rPr>
      </w:pPr>
    </w:p>
    <w:p w14:paraId="1ECA7C45" w14:textId="06081352" w:rsidR="00D242E5" w:rsidRDefault="00330343" w:rsidP="006031BF">
      <w:pPr>
        <w:pStyle w:val="Heading3"/>
        <w:rPr>
          <w:lang w:val="sr-Cyrl-RS"/>
        </w:rPr>
      </w:pPr>
      <w:bookmarkStart w:id="55" w:name="_Toc101465960"/>
      <w:r>
        <w:rPr>
          <w:lang w:val="sr-Cyrl-RS"/>
        </w:rPr>
        <w:t>Чување</w:t>
      </w:r>
      <w:r w:rsidR="00583A94">
        <w:rPr>
          <w:lang w:val="sr-Cyrl-RS"/>
        </w:rPr>
        <w:t xml:space="preserve"> података</w:t>
      </w:r>
      <w:bookmarkEnd w:id="55"/>
    </w:p>
    <w:p w14:paraId="46FFF12D" w14:textId="77777777" w:rsidR="006031BF" w:rsidRDefault="006031BF" w:rsidP="006031BF">
      <w:pPr>
        <w:rPr>
          <w:lang w:val="sr-Cyrl-RS"/>
        </w:rPr>
      </w:pPr>
    </w:p>
    <w:p w14:paraId="06868698" w14:textId="03EA9A0A" w:rsidR="006031BF" w:rsidRDefault="006031BF" w:rsidP="006031BF">
      <w:pPr>
        <w:pStyle w:val="Heading4"/>
        <w:rPr>
          <w:lang w:val="sr-Cyrl-RS"/>
        </w:rPr>
      </w:pPr>
      <w:r>
        <w:rPr>
          <w:lang w:val="sr-Cyrl-RS"/>
        </w:rPr>
        <w:t>Чување извора података</w:t>
      </w:r>
    </w:p>
    <w:p w14:paraId="16971E0E" w14:textId="3A64CD29" w:rsidR="006A70AE" w:rsidRDefault="006A70AE" w:rsidP="006A70AE">
      <w:pPr>
        <w:rPr>
          <w:lang w:val="sr-Cyrl-RS"/>
        </w:rPr>
      </w:pPr>
    </w:p>
    <w:p w14:paraId="523339EC" w14:textId="5EC77FC0" w:rsidR="00FB7B6B" w:rsidRPr="00FD12C2" w:rsidRDefault="00FB7B6B" w:rsidP="00FB7B6B">
      <w:pPr>
        <w:rPr>
          <w:lang w:val="sr-Cyrl-RS"/>
        </w:rPr>
      </w:pPr>
      <w:r w:rsidRPr="00835521">
        <w:rPr>
          <w:b/>
          <w:bCs/>
          <w:lang w:val="sr-Cyrl-RS"/>
        </w:rPr>
        <w:t>Кратак опис:</w:t>
      </w:r>
      <w:r>
        <w:rPr>
          <w:b/>
          <w:bCs/>
          <w:lang w:val="sr-Cyrl-RS"/>
        </w:rPr>
        <w:t xml:space="preserve"> </w:t>
      </w:r>
      <w:r>
        <w:rPr>
          <w:lang w:val="sr-Cyrl-RS"/>
        </w:rPr>
        <w:t>Корисник има опцију</w:t>
      </w:r>
      <w:r w:rsidR="00603561">
        <w:rPr>
          <w:lang w:val="sr-Cyrl-RS"/>
        </w:rPr>
        <w:t xml:space="preserve"> чувања</w:t>
      </w:r>
      <w:r>
        <w:rPr>
          <w:lang w:val="sr-Cyrl-RS"/>
        </w:rPr>
        <w:t xml:space="preserve"> извора </w:t>
      </w:r>
      <w:r w:rsidR="00603561">
        <w:rPr>
          <w:lang w:val="sr-Cyrl-RS"/>
        </w:rPr>
        <w:t>података</w:t>
      </w:r>
      <w:r>
        <w:rPr>
          <w:lang w:val="sr-Cyrl-RS"/>
        </w:rPr>
        <w:t>.</w:t>
      </w:r>
    </w:p>
    <w:p w14:paraId="1241ECF3" w14:textId="3A64CD29" w:rsidR="00FB7B6B" w:rsidRDefault="00FB7B6B" w:rsidP="00FB7B6B">
      <w:pPr>
        <w:rPr>
          <w:b/>
          <w:bCs/>
          <w:lang w:val="sr-Cyrl-RS"/>
        </w:rPr>
      </w:pPr>
      <w:r w:rsidRPr="00835521">
        <w:rPr>
          <w:b/>
          <w:bCs/>
          <w:lang w:val="sr-Cyrl-RS"/>
        </w:rPr>
        <w:t>Опис случаја коришћења:</w:t>
      </w:r>
      <w:r>
        <w:rPr>
          <w:b/>
          <w:bCs/>
          <w:lang w:val="sr-Cyrl-RS"/>
        </w:rPr>
        <w:t xml:space="preserve"> </w:t>
      </w:r>
    </w:p>
    <w:p w14:paraId="062BF46E" w14:textId="2CA27864" w:rsidR="00FB7B6B" w:rsidRPr="00062DF7" w:rsidRDefault="002B72BB" w:rsidP="00FB7B6B">
      <w:pPr>
        <w:rPr>
          <w:lang w:val="sr-Cyrl-RS"/>
        </w:rPr>
      </w:pPr>
      <w:r>
        <w:rPr>
          <w:lang w:val="sr-Cyrl-RS"/>
        </w:rPr>
        <w:t xml:space="preserve">Кориснику је омогућено да сачува увезен фајл са подацима </w:t>
      </w:r>
      <w:r w:rsidR="00DC346E">
        <w:rPr>
          <w:lang w:val="sr-Cyrl-RS"/>
        </w:rPr>
        <w:t>као</w:t>
      </w:r>
      <w:r>
        <w:rPr>
          <w:lang w:val="sr-Cyrl-RS"/>
        </w:rPr>
        <w:t xml:space="preserve"> извор података.</w:t>
      </w:r>
    </w:p>
    <w:p w14:paraId="5F4CE4BE" w14:textId="0F5680F5" w:rsidR="00FB7B6B" w:rsidRDefault="00FB7B6B" w:rsidP="00FB7B6B">
      <w:pPr>
        <w:rPr>
          <w:b/>
          <w:bCs/>
          <w:lang w:val="sr-Cyrl-RS"/>
        </w:rPr>
      </w:pPr>
      <w:r w:rsidRPr="00835521">
        <w:rPr>
          <w:b/>
          <w:bCs/>
          <w:lang w:val="sr-Cyrl-RS"/>
        </w:rPr>
        <w:t>Главни ток догађаја:</w:t>
      </w:r>
    </w:p>
    <w:p w14:paraId="2FFBBFBA" w14:textId="4A579571" w:rsidR="00540945" w:rsidRPr="00FA6089" w:rsidRDefault="007C4F55" w:rsidP="00FB7B6B">
      <w:r>
        <w:rPr>
          <w:lang w:val="sr-Cyrl-RS"/>
        </w:rPr>
        <w:t xml:space="preserve">Избором </w:t>
      </w:r>
      <w:r w:rsidR="00B40E89">
        <w:rPr>
          <w:lang w:val="sr-Cyrl-RS"/>
        </w:rPr>
        <w:t>опције ,,</w:t>
      </w:r>
      <w:proofErr w:type="spellStart"/>
      <w:r w:rsidR="00E63B38" w:rsidRPr="005A20B9">
        <w:t>Napravi</w:t>
      </w:r>
      <w:proofErr w:type="spellEnd"/>
      <w:r w:rsidR="00E63B38" w:rsidRPr="005A20B9">
        <w:t xml:space="preserve"> </w:t>
      </w:r>
      <w:proofErr w:type="spellStart"/>
      <w:r w:rsidR="00E63B38" w:rsidRPr="005A20B9">
        <w:t>eksperiment</w:t>
      </w:r>
      <w:proofErr w:type="spellEnd"/>
      <w:r w:rsidR="00B40E89">
        <w:rPr>
          <w:lang w:val="sr-Cyrl-RS"/>
        </w:rPr>
        <w:t xml:space="preserve">“ из навигационог менија, отвара се страна за креирање новог експеримента. </w:t>
      </w:r>
      <w:r w:rsidR="001E6DAA">
        <w:rPr>
          <w:lang w:val="sr-Cyrl-RS"/>
        </w:rPr>
        <w:t xml:space="preserve">Први корак при креирању експеримента представља избор </w:t>
      </w:r>
      <w:r w:rsidR="00304DFE">
        <w:rPr>
          <w:lang w:val="sr-Cyrl-RS"/>
        </w:rPr>
        <w:t xml:space="preserve">извора података. Корисник </w:t>
      </w:r>
      <w:r w:rsidR="00234B17">
        <w:rPr>
          <w:lang w:val="sr-Cyrl-RS"/>
        </w:rPr>
        <w:t xml:space="preserve">има </w:t>
      </w:r>
      <w:r w:rsidR="0079497A">
        <w:rPr>
          <w:lang w:val="sr-Cyrl-RS"/>
        </w:rPr>
        <w:t>опцију да</w:t>
      </w:r>
      <w:r w:rsidR="00234B17">
        <w:rPr>
          <w:lang w:val="sr-Cyrl-RS"/>
        </w:rPr>
        <w:t xml:space="preserve"> направи нови извор података у оквиру апликације. </w:t>
      </w:r>
      <w:r w:rsidR="009F5E1A">
        <w:rPr>
          <w:lang w:val="sr-Cyrl-RS"/>
        </w:rPr>
        <w:t xml:space="preserve">При креирању извора података, обавезно је унети његов назив, </w:t>
      </w:r>
      <w:r w:rsidR="005745B5">
        <w:rPr>
          <w:lang w:val="sr-Cyrl-RS"/>
        </w:rPr>
        <w:t>опционо се може унети опис</w:t>
      </w:r>
      <w:r w:rsidR="00D57367">
        <w:rPr>
          <w:lang w:val="sr-Cyrl-RS"/>
        </w:rPr>
        <w:t xml:space="preserve"> и бира се да ли ће извор података бити јаван или не. Следи избор</w:t>
      </w:r>
      <w:r w:rsidR="00FE10FD">
        <w:rPr>
          <w:lang w:val="sr-Cyrl-RS"/>
        </w:rPr>
        <w:t xml:space="preserve"> граничника</w:t>
      </w:r>
      <w:r w:rsidR="00D57367">
        <w:rPr>
          <w:lang w:val="sr-Cyrl-RS"/>
        </w:rPr>
        <w:t xml:space="preserve"> за </w:t>
      </w:r>
      <w:r w:rsidR="00891ECB" w:rsidRPr="00A07308">
        <w:rPr>
          <w:i/>
          <w:lang w:val="sr-Cyrl-RS"/>
        </w:rPr>
        <w:t>.</w:t>
      </w:r>
      <w:r w:rsidR="00891ECB" w:rsidRPr="005D452F">
        <w:rPr>
          <w:i/>
        </w:rPr>
        <w:t>csv</w:t>
      </w:r>
      <w:r w:rsidR="00891ECB" w:rsidRPr="00AC0C4E">
        <w:rPr>
          <w:i/>
          <w:lang w:val="sr-Cyrl-RS"/>
        </w:rPr>
        <w:t xml:space="preserve"> </w:t>
      </w:r>
      <w:r w:rsidR="00A07308">
        <w:rPr>
          <w:lang w:val="sr-Cyrl-RS"/>
        </w:rPr>
        <w:t>фајл</w:t>
      </w:r>
      <w:r w:rsidR="000A4103">
        <w:rPr>
          <w:lang w:val="sr-Cyrl-RS"/>
        </w:rPr>
        <w:t>,</w:t>
      </w:r>
      <w:r w:rsidR="006065E6">
        <w:rPr>
          <w:lang w:val="sr-Cyrl-RS"/>
        </w:rPr>
        <w:t xml:space="preserve"> увоз самог фајла са подацима</w:t>
      </w:r>
      <w:r w:rsidR="000A4103">
        <w:rPr>
          <w:lang w:val="sr-Cyrl-RS"/>
        </w:rPr>
        <w:t xml:space="preserve"> и табеларни приказ података</w:t>
      </w:r>
      <w:r w:rsidR="006065E6">
        <w:rPr>
          <w:lang w:val="sr-Cyrl-RS"/>
        </w:rPr>
        <w:t>. Након тога, корисник може да сачува извор података</w:t>
      </w:r>
      <w:r w:rsidR="000A4103">
        <w:rPr>
          <w:lang w:val="sr-Cyrl-RS"/>
        </w:rPr>
        <w:t xml:space="preserve"> кликом на дугме ,,</w:t>
      </w:r>
      <w:r w:rsidR="00E63B38">
        <w:t xml:space="preserve">Dodaj </w:t>
      </w:r>
      <w:proofErr w:type="spellStart"/>
      <w:r w:rsidR="00E63B38">
        <w:t>izvor</w:t>
      </w:r>
      <w:proofErr w:type="spellEnd"/>
      <w:r w:rsidR="00E63B38">
        <w:t xml:space="preserve"> </w:t>
      </w:r>
      <w:proofErr w:type="spellStart"/>
      <w:r w:rsidR="00E63B38">
        <w:t>podataka</w:t>
      </w:r>
      <w:proofErr w:type="spellEnd"/>
      <w:r w:rsidR="000A4103">
        <w:rPr>
          <w:lang w:val="sr-Cyrl-RS"/>
        </w:rPr>
        <w:t>“ на дну странице.</w:t>
      </w:r>
    </w:p>
    <w:p w14:paraId="7D285314" w14:textId="3A64CD29" w:rsidR="00FB7B6B" w:rsidRPr="00A41317" w:rsidRDefault="00FB7B6B" w:rsidP="00FB7B6B">
      <w:pPr>
        <w:rPr>
          <w:b/>
          <w:bCs/>
          <w:lang w:val="sr-Cyrl-RS"/>
        </w:rPr>
      </w:pPr>
      <w:r w:rsidRPr="26BBF5B1">
        <w:rPr>
          <w:b/>
          <w:bCs/>
          <w:lang w:val="sr-Cyrl-RS"/>
        </w:rPr>
        <w:t>Дефинисање услова:</w:t>
      </w:r>
    </w:p>
    <w:p w14:paraId="0F0811F1" w14:textId="3A64CD29" w:rsidR="00FB7B6B" w:rsidRDefault="00FB7B6B" w:rsidP="00FB7B6B">
      <w:pPr>
        <w:ind w:firstLine="720"/>
        <w:rPr>
          <w:lang w:val="sr-Cyrl-RS"/>
        </w:rPr>
      </w:pPr>
      <w:r w:rsidRPr="00AF145B">
        <w:rPr>
          <w:lang w:val="sr-Cyrl-RS"/>
        </w:rPr>
        <w:t>Предуслови:</w:t>
      </w:r>
    </w:p>
    <w:p w14:paraId="43A4FEC7" w14:textId="3A64CD29" w:rsidR="00FB7B6B" w:rsidRDefault="00FB7B6B" w:rsidP="00133228">
      <w:pPr>
        <w:pStyle w:val="ListParagraph"/>
        <w:numPr>
          <w:ilvl w:val="0"/>
          <w:numId w:val="6"/>
        </w:numPr>
        <w:rPr>
          <w:lang w:val="sr-Cyrl-RS"/>
        </w:rPr>
      </w:pPr>
      <w:r>
        <w:rPr>
          <w:lang w:val="sr-Cyrl-RS"/>
        </w:rPr>
        <w:t>Интернет конекција.</w:t>
      </w:r>
    </w:p>
    <w:p w14:paraId="2BCEE2EC" w14:textId="3A64CD29" w:rsidR="00FB7B6B" w:rsidRPr="00AF145B" w:rsidRDefault="00FB7B6B" w:rsidP="00133228">
      <w:pPr>
        <w:pStyle w:val="ListParagraph"/>
        <w:numPr>
          <w:ilvl w:val="0"/>
          <w:numId w:val="6"/>
        </w:numPr>
        <w:rPr>
          <w:lang w:val="sr-Cyrl-RS"/>
        </w:rPr>
      </w:pPr>
      <w:r>
        <w:rPr>
          <w:lang w:val="sr-Cyrl-RS"/>
        </w:rPr>
        <w:t>Успешна пријава на систем.</w:t>
      </w:r>
    </w:p>
    <w:p w14:paraId="3AE44E47" w14:textId="7C4A8191" w:rsidR="00FB7B6B" w:rsidRDefault="00FB7B6B" w:rsidP="00FB7B6B">
      <w:pPr>
        <w:ind w:firstLine="720"/>
        <w:rPr>
          <w:lang w:val="sr-Cyrl-RS"/>
        </w:rPr>
      </w:pPr>
      <w:proofErr w:type="spellStart"/>
      <w:r w:rsidRPr="00AF145B">
        <w:rPr>
          <w:lang w:val="sr-Cyrl-RS"/>
        </w:rPr>
        <w:t>Постуслови</w:t>
      </w:r>
      <w:proofErr w:type="spellEnd"/>
      <w:r w:rsidRPr="00AF145B">
        <w:rPr>
          <w:lang w:val="sr-Cyrl-RS"/>
        </w:rPr>
        <w:t>:</w:t>
      </w:r>
    </w:p>
    <w:p w14:paraId="6AE4ED1A" w14:textId="7C4A8191" w:rsidR="00FB7B6B" w:rsidRPr="00AF145B" w:rsidRDefault="00FB7B6B" w:rsidP="006A68F2">
      <w:pPr>
        <w:pStyle w:val="ListParagraph"/>
        <w:numPr>
          <w:ilvl w:val="0"/>
          <w:numId w:val="7"/>
        </w:numPr>
        <w:rPr>
          <w:lang w:val="sr-Cyrl-RS"/>
        </w:rPr>
      </w:pPr>
      <w:r>
        <w:rPr>
          <w:lang w:val="sr-Cyrl-RS"/>
        </w:rPr>
        <w:t>Регуларност базе података.</w:t>
      </w:r>
    </w:p>
    <w:p w14:paraId="23149602" w14:textId="7C4A8191" w:rsidR="006A68F2" w:rsidRPr="006A68F2" w:rsidRDefault="006A68F2" w:rsidP="00412680">
      <w:pPr>
        <w:pStyle w:val="ListParagraph"/>
        <w:ind w:left="1440"/>
        <w:rPr>
          <w:lang w:val="sr-Cyrl-RS"/>
        </w:rPr>
      </w:pPr>
    </w:p>
    <w:p w14:paraId="6B68E28C" w14:textId="3A64CD29" w:rsidR="00FB7B6B" w:rsidRPr="00A41317" w:rsidRDefault="00FB7B6B" w:rsidP="00FB7B6B">
      <w:pPr>
        <w:rPr>
          <w:b/>
          <w:bCs/>
          <w:lang w:val="sr-Cyrl-RS"/>
        </w:rPr>
      </w:pPr>
      <w:r w:rsidRPr="26BBF5B1">
        <w:rPr>
          <w:b/>
          <w:bCs/>
          <w:lang w:val="sr-Cyrl-RS"/>
        </w:rPr>
        <w:t>Алтернативни токови догађаја:</w:t>
      </w:r>
    </w:p>
    <w:p w14:paraId="31C8087A" w14:textId="77777777" w:rsidR="00FB7B6B" w:rsidRDefault="00FB7B6B" w:rsidP="00FB7B6B">
      <w:pPr>
        <w:rPr>
          <w:lang w:val="sr-Cyrl-RS"/>
        </w:rPr>
      </w:pPr>
      <w:r w:rsidRPr="00A41317">
        <w:rPr>
          <w:lang w:val="sr-Cyrl-RS"/>
        </w:rPr>
        <w:lastRenderedPageBreak/>
        <w:tab/>
        <w:t>Изузеци:</w:t>
      </w:r>
      <w:r>
        <w:rPr>
          <w:lang w:val="sr-Cyrl-RS"/>
        </w:rPr>
        <w:t xml:space="preserve"> </w:t>
      </w:r>
    </w:p>
    <w:p w14:paraId="61F9EE49" w14:textId="0D9EB18E" w:rsidR="00FB7B6B" w:rsidRPr="0083592B" w:rsidRDefault="007D7EC8" w:rsidP="00133228">
      <w:pPr>
        <w:pStyle w:val="ListParagraph"/>
        <w:numPr>
          <w:ilvl w:val="0"/>
          <w:numId w:val="7"/>
        </w:numPr>
        <w:rPr>
          <w:lang w:val="sr-Cyrl-RS"/>
        </w:rPr>
      </w:pPr>
      <w:r>
        <w:rPr>
          <w:lang w:val="sr-Cyrl-RS"/>
        </w:rPr>
        <w:t xml:space="preserve">Неуспешно чување извора података: Уколико корисник није унео назив извора података </w:t>
      </w:r>
      <w:r w:rsidR="00832CF7">
        <w:rPr>
          <w:lang w:val="sr-Cyrl-RS"/>
        </w:rPr>
        <w:t>(обавезно поље за попуњавање) или није изабрао фајл за увоз, биће му приказано обавештење о неуспешном чувању</w:t>
      </w:r>
      <w:r w:rsidR="00C75914">
        <w:rPr>
          <w:lang w:val="sr-Cyrl-RS"/>
        </w:rPr>
        <w:t xml:space="preserve"> и томе шта је његов разлог.</w:t>
      </w:r>
    </w:p>
    <w:p w14:paraId="4C3748AD" w14:textId="3A64CD29" w:rsidR="00FB7B6B" w:rsidRDefault="00FB7B6B" w:rsidP="00FB7B6B">
      <w:pPr>
        <w:rPr>
          <w:b/>
          <w:bCs/>
          <w:lang w:val="sr-Cyrl-RS"/>
        </w:rPr>
      </w:pPr>
      <w:r w:rsidRPr="26BBF5B1">
        <w:rPr>
          <w:b/>
          <w:bCs/>
          <w:lang w:val="sr-Cyrl-RS"/>
        </w:rPr>
        <w:t>Захтеви:</w:t>
      </w:r>
    </w:p>
    <w:p w14:paraId="7FEBECBC" w14:textId="3A64CD29" w:rsidR="00FB7B6B" w:rsidRPr="00874771" w:rsidRDefault="00FB7B6B" w:rsidP="00133228">
      <w:pPr>
        <w:pStyle w:val="ListParagraph"/>
        <w:numPr>
          <w:ilvl w:val="0"/>
          <w:numId w:val="7"/>
        </w:numPr>
        <w:rPr>
          <w:b/>
          <w:bCs/>
          <w:lang w:val="sr-Cyrl-RS"/>
        </w:rPr>
      </w:pPr>
      <w:r w:rsidRPr="00EB4725">
        <w:rPr>
          <w:lang w:val="sr-Cyrl-RS"/>
        </w:rPr>
        <w:t>Конкурентан рад више корисника: Апликација мора да обезбеди приступ више корисника истовремено.</w:t>
      </w:r>
    </w:p>
    <w:p w14:paraId="61EAB50F" w14:textId="77777777" w:rsidR="006A70AE" w:rsidRPr="006A70AE" w:rsidRDefault="006A70AE" w:rsidP="006A70AE">
      <w:pPr>
        <w:rPr>
          <w:lang w:val="sr-Cyrl-RS"/>
        </w:rPr>
      </w:pPr>
    </w:p>
    <w:p w14:paraId="1F69D96A" w14:textId="77777777" w:rsidR="00F64BEA" w:rsidRPr="00F64BEA" w:rsidRDefault="00F64BEA" w:rsidP="00F64BEA">
      <w:pPr>
        <w:rPr>
          <w:lang w:val="sr-Cyrl-RS"/>
        </w:rPr>
      </w:pPr>
    </w:p>
    <w:p w14:paraId="7B4ECACE" w14:textId="77777777" w:rsidR="00CD1F1E" w:rsidRPr="00F64BEA" w:rsidRDefault="00CD1F1E" w:rsidP="00F64BEA">
      <w:pPr>
        <w:rPr>
          <w:lang w:val="sr-Cyrl-RS"/>
        </w:rPr>
      </w:pPr>
    </w:p>
    <w:p w14:paraId="1C039B86" w14:textId="14000D69" w:rsidR="006031BF" w:rsidRPr="006031BF" w:rsidRDefault="006031BF" w:rsidP="006031BF">
      <w:pPr>
        <w:pStyle w:val="Heading4"/>
        <w:rPr>
          <w:lang w:val="sr-Cyrl-RS"/>
        </w:rPr>
      </w:pPr>
      <w:r>
        <w:rPr>
          <w:lang w:val="sr-Cyrl-RS"/>
        </w:rPr>
        <w:t xml:space="preserve">Чување </w:t>
      </w:r>
      <w:r w:rsidR="00196595">
        <w:rPr>
          <w:lang w:val="sr-Cyrl-RS"/>
        </w:rPr>
        <w:t>модела</w:t>
      </w:r>
    </w:p>
    <w:p w14:paraId="1D14D341" w14:textId="2D855AB5" w:rsidR="00196595" w:rsidRDefault="00196595" w:rsidP="00196595">
      <w:pPr>
        <w:rPr>
          <w:lang w:val="sr-Cyrl-RS"/>
        </w:rPr>
      </w:pPr>
    </w:p>
    <w:p w14:paraId="20A54101" w14:textId="77777777" w:rsidR="00CD1F1E" w:rsidRDefault="00CD1F1E" w:rsidP="00196595">
      <w:pPr>
        <w:rPr>
          <w:lang w:val="sr-Cyrl-RS"/>
        </w:rPr>
      </w:pPr>
    </w:p>
    <w:p w14:paraId="07E11C65" w14:textId="2D855AB5" w:rsidR="00EE0B96" w:rsidRPr="00FD12C2" w:rsidRDefault="00EE0B96" w:rsidP="00EE0B96">
      <w:pPr>
        <w:rPr>
          <w:lang w:val="sr-Cyrl-RS"/>
        </w:rPr>
      </w:pPr>
      <w:r w:rsidRPr="00835521">
        <w:rPr>
          <w:b/>
          <w:bCs/>
          <w:lang w:val="sr-Cyrl-RS"/>
        </w:rPr>
        <w:t>Кратак опис:</w:t>
      </w:r>
      <w:r>
        <w:rPr>
          <w:b/>
          <w:bCs/>
          <w:lang w:val="sr-Cyrl-RS"/>
        </w:rPr>
        <w:t xml:space="preserve"> </w:t>
      </w:r>
      <w:r>
        <w:rPr>
          <w:lang w:val="sr-Cyrl-RS"/>
        </w:rPr>
        <w:t>Корисник има опцију чувања модела.</w:t>
      </w:r>
    </w:p>
    <w:p w14:paraId="620B1113" w14:textId="2D855AB5" w:rsidR="00EE0B96" w:rsidRDefault="00EE0B96" w:rsidP="00EE0B96">
      <w:pPr>
        <w:rPr>
          <w:b/>
          <w:bCs/>
          <w:lang w:val="sr-Cyrl-RS"/>
        </w:rPr>
      </w:pPr>
      <w:r w:rsidRPr="00835521">
        <w:rPr>
          <w:b/>
          <w:bCs/>
          <w:lang w:val="sr-Cyrl-RS"/>
        </w:rPr>
        <w:t>Опис случаја коришћења:</w:t>
      </w:r>
      <w:r>
        <w:rPr>
          <w:b/>
          <w:bCs/>
          <w:lang w:val="sr-Cyrl-RS"/>
        </w:rPr>
        <w:t xml:space="preserve"> </w:t>
      </w:r>
    </w:p>
    <w:p w14:paraId="5D9B038E" w14:textId="2D855AB5" w:rsidR="00EE0B96" w:rsidRPr="00062DF7" w:rsidRDefault="00EE0B96" w:rsidP="00EE0B96">
      <w:pPr>
        <w:rPr>
          <w:lang w:val="sr-Cyrl-RS"/>
        </w:rPr>
      </w:pPr>
      <w:r>
        <w:rPr>
          <w:lang w:val="sr-Cyrl-RS"/>
        </w:rPr>
        <w:t>Кориснику је омогућено да сачува модел вештачке неуронске мреже коме је задао параметре</w:t>
      </w:r>
      <w:r w:rsidR="00337FD9">
        <w:rPr>
          <w:lang w:val="sr-Cyrl-RS"/>
        </w:rPr>
        <w:t xml:space="preserve"> за тренирање</w:t>
      </w:r>
      <w:r>
        <w:rPr>
          <w:lang w:val="sr-Cyrl-RS"/>
        </w:rPr>
        <w:t>.</w:t>
      </w:r>
    </w:p>
    <w:p w14:paraId="1EE44FE1" w14:textId="2D855AB5" w:rsidR="00EE0B96" w:rsidRDefault="00EE0B96" w:rsidP="00EE0B96">
      <w:pPr>
        <w:rPr>
          <w:b/>
          <w:bCs/>
          <w:lang w:val="sr-Cyrl-RS"/>
        </w:rPr>
      </w:pPr>
      <w:r w:rsidRPr="00835521">
        <w:rPr>
          <w:b/>
          <w:bCs/>
          <w:lang w:val="sr-Cyrl-RS"/>
        </w:rPr>
        <w:t>Главни ток догађаја:</w:t>
      </w:r>
    </w:p>
    <w:p w14:paraId="37D936CB" w14:textId="72C58BBC" w:rsidR="00EE0B96" w:rsidRPr="00230E7E" w:rsidRDefault="00EE0B96" w:rsidP="00EE0B96">
      <w:pPr>
        <w:rPr>
          <w:lang w:val="sr-Latn-RS"/>
        </w:rPr>
      </w:pPr>
      <w:r>
        <w:rPr>
          <w:lang w:val="sr-Cyrl-RS"/>
        </w:rPr>
        <w:t>Избором опције ,,</w:t>
      </w:r>
      <w:proofErr w:type="spellStart"/>
      <w:r w:rsidR="000A132C">
        <w:t>Treniraj</w:t>
      </w:r>
      <w:proofErr w:type="spellEnd"/>
      <w:r w:rsidR="000A132C">
        <w:t xml:space="preserve"> model</w:t>
      </w:r>
      <w:r>
        <w:rPr>
          <w:lang w:val="sr-Cyrl-RS"/>
        </w:rPr>
        <w:t xml:space="preserve">“ из навигационог менија, отвара се страна за </w:t>
      </w:r>
      <w:r w:rsidR="005D4368">
        <w:rPr>
          <w:lang w:val="sr-Cyrl-RS"/>
        </w:rPr>
        <w:t>тренирање модела вештачке неуронске мреже</w:t>
      </w:r>
      <w:r>
        <w:rPr>
          <w:lang w:val="sr-Cyrl-RS"/>
        </w:rPr>
        <w:t xml:space="preserve">. Корисник има опцију </w:t>
      </w:r>
      <w:r w:rsidR="005D4368">
        <w:rPr>
          <w:lang w:val="sr-Cyrl-RS"/>
        </w:rPr>
        <w:t xml:space="preserve">за </w:t>
      </w:r>
      <w:r w:rsidR="00A3448D">
        <w:rPr>
          <w:lang w:val="sr-Cyrl-RS"/>
        </w:rPr>
        <w:t>креирање</w:t>
      </w:r>
      <w:r w:rsidR="005D4368">
        <w:rPr>
          <w:lang w:val="sr-Cyrl-RS"/>
        </w:rPr>
        <w:t xml:space="preserve"> новог модела.</w:t>
      </w:r>
      <w:r>
        <w:rPr>
          <w:lang w:val="sr-Cyrl-RS"/>
        </w:rPr>
        <w:t xml:space="preserve"> При креирању </w:t>
      </w:r>
      <w:r w:rsidR="00A3448D">
        <w:rPr>
          <w:lang w:val="sr-Cyrl-RS"/>
        </w:rPr>
        <w:t>модела</w:t>
      </w:r>
      <w:r>
        <w:rPr>
          <w:lang w:val="sr-Cyrl-RS"/>
        </w:rPr>
        <w:t>, обавезно је унети његов назив, опционо се може унети опис</w:t>
      </w:r>
      <w:r w:rsidR="003E02B2">
        <w:rPr>
          <w:lang w:val="sr-Cyrl-RS"/>
        </w:rPr>
        <w:t xml:space="preserve"> и</w:t>
      </w:r>
      <w:r w:rsidR="00A3448D">
        <w:rPr>
          <w:lang w:val="sr-Cyrl-RS"/>
        </w:rPr>
        <w:t xml:space="preserve"> </w:t>
      </w:r>
      <w:r w:rsidR="00077290">
        <w:rPr>
          <w:lang w:val="sr-Cyrl-RS"/>
        </w:rPr>
        <w:t xml:space="preserve">бира </w:t>
      </w:r>
      <w:r w:rsidR="00857FCA">
        <w:rPr>
          <w:lang w:val="sr-Cyrl-RS"/>
        </w:rPr>
        <w:t>се тип проблема за чије ће се решавање користити модел</w:t>
      </w:r>
      <w:r w:rsidR="003E02B2">
        <w:rPr>
          <w:lang w:val="sr-Cyrl-RS"/>
        </w:rPr>
        <w:t>. З</w:t>
      </w:r>
      <w:r w:rsidR="00A3448D">
        <w:rPr>
          <w:lang w:val="sr-Cyrl-RS"/>
        </w:rPr>
        <w:t>атим</w:t>
      </w:r>
      <w:r>
        <w:rPr>
          <w:lang w:val="sr-Cyrl-RS"/>
        </w:rPr>
        <w:t xml:space="preserve"> се </w:t>
      </w:r>
      <w:r w:rsidR="00A3448D">
        <w:rPr>
          <w:lang w:val="sr-Cyrl-RS"/>
        </w:rPr>
        <w:t>задају параметри тренирања</w:t>
      </w:r>
      <w:r w:rsidR="003E02B2">
        <w:rPr>
          <w:lang w:val="sr-Cyrl-RS"/>
        </w:rPr>
        <w:t xml:space="preserve">: </w:t>
      </w:r>
      <w:r w:rsidR="00FD1225">
        <w:rPr>
          <w:lang w:val="sr-Cyrl-RS"/>
        </w:rPr>
        <w:t xml:space="preserve">функција оптимизације, </w:t>
      </w:r>
      <w:r w:rsidR="002A4023">
        <w:rPr>
          <w:lang w:val="sr-Cyrl-RS"/>
        </w:rPr>
        <w:t xml:space="preserve">функција трошка, број скривених слојева и њихових </w:t>
      </w:r>
      <w:proofErr w:type="spellStart"/>
      <w:r w:rsidR="002A4023">
        <w:rPr>
          <w:lang w:val="sr-Cyrl-RS"/>
        </w:rPr>
        <w:t>неурона</w:t>
      </w:r>
      <w:proofErr w:type="spellEnd"/>
      <w:r w:rsidR="002A4023">
        <w:rPr>
          <w:lang w:val="sr-Cyrl-RS"/>
        </w:rPr>
        <w:t>, број епоха и број узорка по итерацији</w:t>
      </w:r>
      <w:r w:rsidR="00344869">
        <w:rPr>
          <w:lang w:val="sr-Cyrl-RS"/>
        </w:rPr>
        <w:t>, функција активације скривених слојева и функција активације излазног слоја.</w:t>
      </w:r>
      <w:r>
        <w:rPr>
          <w:lang w:val="sr-Cyrl-RS"/>
        </w:rPr>
        <w:t xml:space="preserve"> Након </w:t>
      </w:r>
      <w:r w:rsidR="00344869">
        <w:rPr>
          <w:lang w:val="sr-Cyrl-RS"/>
        </w:rPr>
        <w:t>што направи избор</w:t>
      </w:r>
      <w:r>
        <w:rPr>
          <w:lang w:val="sr-Cyrl-RS"/>
        </w:rPr>
        <w:t xml:space="preserve">, корисник може да сачува </w:t>
      </w:r>
      <w:r w:rsidR="00344869">
        <w:rPr>
          <w:lang w:val="sr-Cyrl-RS"/>
        </w:rPr>
        <w:t>модел</w:t>
      </w:r>
      <w:r>
        <w:rPr>
          <w:lang w:val="sr-Cyrl-RS"/>
        </w:rPr>
        <w:t xml:space="preserve"> кликом на дугме ,,</w:t>
      </w:r>
      <w:proofErr w:type="spellStart"/>
      <w:r w:rsidR="000A132C">
        <w:t>Sačuvaj</w:t>
      </w:r>
      <w:proofErr w:type="spellEnd"/>
      <w:r w:rsidR="000A132C">
        <w:t xml:space="preserve"> model</w:t>
      </w:r>
      <w:r>
        <w:rPr>
          <w:lang w:val="sr-Cyrl-RS"/>
        </w:rPr>
        <w:t xml:space="preserve">“ на дну </w:t>
      </w:r>
      <w:r w:rsidR="00FC1F79">
        <w:rPr>
          <w:lang w:val="sr-Cyrl-RS"/>
        </w:rPr>
        <w:t>форме</w:t>
      </w:r>
      <w:r>
        <w:rPr>
          <w:lang w:val="sr-Cyrl-RS"/>
        </w:rPr>
        <w:t>.</w:t>
      </w:r>
      <w:r w:rsidR="00114A8F">
        <w:rPr>
          <w:lang w:val="sr-Cyrl-RS"/>
        </w:rPr>
        <w:t xml:space="preserve"> Тај модел може надаље користити за тренирање.</w:t>
      </w:r>
    </w:p>
    <w:p w14:paraId="2317CB3C" w14:textId="2D855AB5" w:rsidR="00EE0B96" w:rsidRPr="00A41317" w:rsidRDefault="00EE0B96" w:rsidP="00EE0B96">
      <w:pPr>
        <w:rPr>
          <w:b/>
          <w:lang w:val="sr-Cyrl-RS"/>
        </w:rPr>
      </w:pPr>
      <w:r w:rsidRPr="00A41317">
        <w:rPr>
          <w:b/>
          <w:lang w:val="sr-Cyrl-RS"/>
        </w:rPr>
        <w:t>Дефинисање услова:</w:t>
      </w:r>
    </w:p>
    <w:p w14:paraId="62DC8D31" w14:textId="2D855AB5" w:rsidR="00EE0B96" w:rsidRDefault="00EE0B96" w:rsidP="00EE0B96">
      <w:pPr>
        <w:ind w:firstLine="720"/>
        <w:rPr>
          <w:lang w:val="sr-Cyrl-RS"/>
        </w:rPr>
      </w:pPr>
      <w:r w:rsidRPr="00AF145B">
        <w:rPr>
          <w:lang w:val="sr-Cyrl-RS"/>
        </w:rPr>
        <w:t>Предуслови:</w:t>
      </w:r>
    </w:p>
    <w:p w14:paraId="42218D2F" w14:textId="2D855AB5" w:rsidR="00EE0B96" w:rsidRDefault="00EE0B96" w:rsidP="00EE0B96">
      <w:pPr>
        <w:pStyle w:val="ListParagraph"/>
        <w:numPr>
          <w:ilvl w:val="0"/>
          <w:numId w:val="6"/>
        </w:numPr>
        <w:rPr>
          <w:lang w:val="sr-Cyrl-RS"/>
        </w:rPr>
      </w:pPr>
      <w:r>
        <w:rPr>
          <w:lang w:val="sr-Cyrl-RS"/>
        </w:rPr>
        <w:t>Интернет конекција.</w:t>
      </w:r>
    </w:p>
    <w:p w14:paraId="1C320BA2" w14:textId="2D855AB5" w:rsidR="00EE0B96" w:rsidRPr="00AF145B" w:rsidRDefault="00EE0B96" w:rsidP="00EE0B96">
      <w:pPr>
        <w:pStyle w:val="ListParagraph"/>
        <w:numPr>
          <w:ilvl w:val="0"/>
          <w:numId w:val="6"/>
        </w:numPr>
        <w:rPr>
          <w:lang w:val="sr-Cyrl-RS"/>
        </w:rPr>
      </w:pPr>
      <w:r>
        <w:rPr>
          <w:lang w:val="sr-Cyrl-RS"/>
        </w:rPr>
        <w:t>Успешна пријава на систем.</w:t>
      </w:r>
    </w:p>
    <w:p w14:paraId="46F50B3C" w14:textId="2D855AB5" w:rsidR="00EE0B96" w:rsidRDefault="00EE0B96" w:rsidP="00EE0B96">
      <w:pPr>
        <w:ind w:firstLine="720"/>
        <w:rPr>
          <w:lang w:val="sr-Cyrl-RS"/>
        </w:rPr>
      </w:pPr>
      <w:proofErr w:type="spellStart"/>
      <w:r w:rsidRPr="00AF145B">
        <w:rPr>
          <w:lang w:val="sr-Cyrl-RS"/>
        </w:rPr>
        <w:t>Постуслови</w:t>
      </w:r>
      <w:proofErr w:type="spellEnd"/>
      <w:r w:rsidRPr="00AF145B">
        <w:rPr>
          <w:lang w:val="sr-Cyrl-RS"/>
        </w:rPr>
        <w:t>:</w:t>
      </w:r>
    </w:p>
    <w:p w14:paraId="41BCDE47" w14:textId="2D855AB5" w:rsidR="00EE0B96" w:rsidRDefault="00EE0B96" w:rsidP="00EE0B96">
      <w:pPr>
        <w:pStyle w:val="ListParagraph"/>
        <w:numPr>
          <w:ilvl w:val="0"/>
          <w:numId w:val="7"/>
        </w:numPr>
        <w:rPr>
          <w:lang w:val="sr-Cyrl-RS"/>
        </w:rPr>
      </w:pPr>
      <w:r>
        <w:rPr>
          <w:lang w:val="sr-Cyrl-RS"/>
        </w:rPr>
        <w:t>Регуларност базе података.</w:t>
      </w:r>
    </w:p>
    <w:p w14:paraId="05A82FB3" w14:textId="2D855AB5" w:rsidR="00EE0B96" w:rsidRPr="006A68F2" w:rsidRDefault="00EE0B96" w:rsidP="00EE0B96">
      <w:pPr>
        <w:pStyle w:val="ListParagraph"/>
        <w:ind w:left="1440"/>
        <w:rPr>
          <w:lang w:val="sr-Cyrl-RS"/>
        </w:rPr>
      </w:pPr>
    </w:p>
    <w:p w14:paraId="70692B3D" w14:textId="77777777" w:rsidR="00CD1F1E" w:rsidRDefault="00CD1F1E" w:rsidP="00EE0B96">
      <w:pPr>
        <w:rPr>
          <w:b/>
          <w:lang w:val="sr-Cyrl-RS"/>
        </w:rPr>
      </w:pPr>
    </w:p>
    <w:p w14:paraId="203A9AB4" w14:textId="52B477EA" w:rsidR="00EE0B96" w:rsidRPr="00A41317" w:rsidRDefault="00EE0B96" w:rsidP="00EE0B96">
      <w:pPr>
        <w:rPr>
          <w:b/>
          <w:lang w:val="sr-Cyrl-RS"/>
        </w:rPr>
      </w:pPr>
      <w:r w:rsidRPr="00A41317">
        <w:rPr>
          <w:b/>
          <w:lang w:val="sr-Cyrl-RS"/>
        </w:rPr>
        <w:lastRenderedPageBreak/>
        <w:t>Алтернативни токови догађаја:</w:t>
      </w:r>
    </w:p>
    <w:p w14:paraId="034DB978" w14:textId="77777777" w:rsidR="00EE0B96" w:rsidRDefault="00EE0B96" w:rsidP="00EE0B96">
      <w:pPr>
        <w:rPr>
          <w:lang w:val="sr-Cyrl-RS"/>
        </w:rPr>
      </w:pPr>
      <w:r w:rsidRPr="00A41317">
        <w:rPr>
          <w:lang w:val="sr-Cyrl-RS"/>
        </w:rPr>
        <w:tab/>
        <w:t>Изузеци:</w:t>
      </w:r>
      <w:r>
        <w:rPr>
          <w:lang w:val="sr-Cyrl-RS"/>
        </w:rPr>
        <w:t xml:space="preserve"> </w:t>
      </w:r>
    </w:p>
    <w:p w14:paraId="57D0EE69" w14:textId="4FE2BE55" w:rsidR="00EE0B96" w:rsidRPr="0083592B" w:rsidRDefault="00EE0B96" w:rsidP="00EE0B96">
      <w:pPr>
        <w:pStyle w:val="ListParagraph"/>
        <w:numPr>
          <w:ilvl w:val="0"/>
          <w:numId w:val="7"/>
        </w:numPr>
        <w:rPr>
          <w:lang w:val="sr-Cyrl-RS"/>
        </w:rPr>
      </w:pPr>
      <w:r>
        <w:rPr>
          <w:lang w:val="sr-Cyrl-RS"/>
        </w:rPr>
        <w:t xml:space="preserve">Неуспешно чување </w:t>
      </w:r>
      <w:r w:rsidR="00FD6094">
        <w:rPr>
          <w:lang w:val="sr-Cyrl-RS"/>
        </w:rPr>
        <w:t>модела</w:t>
      </w:r>
      <w:r>
        <w:rPr>
          <w:lang w:val="sr-Cyrl-RS"/>
        </w:rPr>
        <w:t xml:space="preserve">: Уколико корисник није унео назив </w:t>
      </w:r>
      <w:r w:rsidR="00E44E38">
        <w:rPr>
          <w:lang w:val="sr-Cyrl-RS"/>
        </w:rPr>
        <w:t>модела</w:t>
      </w:r>
      <w:r>
        <w:rPr>
          <w:lang w:val="sr-Cyrl-RS"/>
        </w:rPr>
        <w:t xml:space="preserve"> (обавезно поље за попуњавање)</w:t>
      </w:r>
      <w:r w:rsidR="00FB239D">
        <w:rPr>
          <w:lang w:val="sr-Cyrl-RS"/>
        </w:rPr>
        <w:t>,</w:t>
      </w:r>
      <w:r>
        <w:rPr>
          <w:lang w:val="sr-Cyrl-RS"/>
        </w:rPr>
        <w:t xml:space="preserve"> биће му приказано обавештење о неуспешном чувању и томе шта је његов разлог.</w:t>
      </w:r>
    </w:p>
    <w:p w14:paraId="0557065F" w14:textId="2D855AB5" w:rsidR="00EE0B96" w:rsidRDefault="00EE0B96" w:rsidP="00EE0B96">
      <w:pPr>
        <w:rPr>
          <w:b/>
          <w:lang w:val="sr-Cyrl-RS"/>
        </w:rPr>
      </w:pPr>
      <w:r w:rsidRPr="00A41317">
        <w:rPr>
          <w:b/>
          <w:lang w:val="sr-Cyrl-RS"/>
        </w:rPr>
        <w:t>Захтеви:</w:t>
      </w:r>
    </w:p>
    <w:p w14:paraId="769C14EB" w14:textId="2D855AB5" w:rsidR="00EE0B96" w:rsidRPr="00874771" w:rsidRDefault="00EE0B96" w:rsidP="00EE0B96">
      <w:pPr>
        <w:pStyle w:val="ListParagraph"/>
        <w:numPr>
          <w:ilvl w:val="0"/>
          <w:numId w:val="7"/>
        </w:numPr>
        <w:rPr>
          <w:b/>
          <w:lang w:val="sr-Cyrl-RS"/>
        </w:rPr>
      </w:pPr>
      <w:r w:rsidRPr="00EB4725">
        <w:rPr>
          <w:lang w:val="sr-Cyrl-RS"/>
        </w:rPr>
        <w:t>Конкурентан рад више корисника: Апликација мора да обезбеди приступ више корисника истовремено.</w:t>
      </w:r>
    </w:p>
    <w:p w14:paraId="67FA4976" w14:textId="2D855AB5" w:rsidR="00EE0B96" w:rsidRDefault="00EE0B96" w:rsidP="00196595">
      <w:pPr>
        <w:rPr>
          <w:lang w:val="sr-Cyrl-RS"/>
        </w:rPr>
      </w:pPr>
    </w:p>
    <w:p w14:paraId="04EEC02B" w14:textId="03EA9A0A" w:rsidR="006A70AE" w:rsidRDefault="006A70AE" w:rsidP="006A70AE">
      <w:pPr>
        <w:pStyle w:val="Heading4"/>
        <w:rPr>
          <w:lang w:val="sr-Cyrl-RS"/>
        </w:rPr>
      </w:pPr>
      <w:r w:rsidRPr="00BCC43E">
        <w:rPr>
          <w:lang w:val="sr-Cyrl-RS"/>
        </w:rPr>
        <w:t>Чување креираног експеримента</w:t>
      </w:r>
    </w:p>
    <w:p w14:paraId="6DD82594" w14:textId="2544C297" w:rsidR="00196595" w:rsidRPr="00196595" w:rsidRDefault="00196595" w:rsidP="00196595">
      <w:pPr>
        <w:rPr>
          <w:lang w:val="sr-Cyrl-RS"/>
        </w:rPr>
      </w:pPr>
    </w:p>
    <w:p w14:paraId="496C23C0" w14:textId="7D0C7260" w:rsidR="00260516" w:rsidRPr="00FD12C2" w:rsidRDefault="00260516" w:rsidP="00260516">
      <w:pPr>
        <w:rPr>
          <w:lang w:val="sr-Cyrl-RS"/>
        </w:rPr>
      </w:pPr>
      <w:r w:rsidRPr="00835521">
        <w:rPr>
          <w:b/>
          <w:bCs/>
          <w:lang w:val="sr-Cyrl-RS"/>
        </w:rPr>
        <w:t>Кратак опис:</w:t>
      </w:r>
      <w:r>
        <w:rPr>
          <w:b/>
          <w:bCs/>
          <w:lang w:val="sr-Cyrl-RS"/>
        </w:rPr>
        <w:t xml:space="preserve"> </w:t>
      </w:r>
      <w:r>
        <w:rPr>
          <w:lang w:val="sr-Cyrl-RS"/>
        </w:rPr>
        <w:t>Корисник има опцију чувањ</w:t>
      </w:r>
      <w:r w:rsidR="008C7FAE">
        <w:rPr>
          <w:lang w:val="sr-Cyrl-RS"/>
        </w:rPr>
        <w:t>а</w:t>
      </w:r>
      <w:r w:rsidR="0077673C">
        <w:rPr>
          <w:lang w:val="sr-Cyrl-RS"/>
        </w:rPr>
        <w:t xml:space="preserve"> експеримента</w:t>
      </w:r>
      <w:r>
        <w:rPr>
          <w:lang w:val="sr-Cyrl-RS"/>
        </w:rPr>
        <w:t>.</w:t>
      </w:r>
    </w:p>
    <w:p w14:paraId="54A463ED" w14:textId="08B659A2" w:rsidR="00260516" w:rsidRDefault="00260516" w:rsidP="00260516">
      <w:pPr>
        <w:rPr>
          <w:b/>
          <w:bCs/>
          <w:lang w:val="sr-Cyrl-RS"/>
        </w:rPr>
      </w:pPr>
      <w:r w:rsidRPr="00835521">
        <w:rPr>
          <w:b/>
          <w:bCs/>
          <w:lang w:val="sr-Cyrl-RS"/>
        </w:rPr>
        <w:t>Опис случаја коришћења:</w:t>
      </w:r>
      <w:r>
        <w:rPr>
          <w:b/>
          <w:bCs/>
          <w:lang w:val="sr-Cyrl-RS"/>
        </w:rPr>
        <w:t xml:space="preserve"> </w:t>
      </w:r>
    </w:p>
    <w:p w14:paraId="419A5982" w14:textId="07DF47B1" w:rsidR="00260516" w:rsidRPr="00062DF7" w:rsidRDefault="00260516" w:rsidP="00260516">
      <w:pPr>
        <w:rPr>
          <w:lang w:val="sr-Cyrl-RS"/>
        </w:rPr>
      </w:pPr>
      <w:r>
        <w:rPr>
          <w:lang w:val="sr-Cyrl-RS"/>
        </w:rPr>
        <w:t xml:space="preserve">Кориснику је омогућено да сачува </w:t>
      </w:r>
      <w:r w:rsidR="00494A25">
        <w:rPr>
          <w:lang w:val="sr-Cyrl-RS"/>
        </w:rPr>
        <w:t xml:space="preserve">експеримент </w:t>
      </w:r>
      <w:r w:rsidR="00972C94">
        <w:rPr>
          <w:lang w:val="sr-Cyrl-RS"/>
        </w:rPr>
        <w:t>(</w:t>
      </w:r>
      <w:r w:rsidR="00494A25">
        <w:rPr>
          <w:lang w:val="sr-Cyrl-RS"/>
        </w:rPr>
        <w:t xml:space="preserve">проблем који </w:t>
      </w:r>
      <w:r w:rsidR="00972C94">
        <w:rPr>
          <w:lang w:val="sr-Cyrl-RS"/>
        </w:rPr>
        <w:t xml:space="preserve">жели да реши </w:t>
      </w:r>
      <w:r w:rsidR="003F239C">
        <w:rPr>
          <w:lang w:val="sr-Cyrl-RS"/>
        </w:rPr>
        <w:t>применом вештачких неуронских мрежа</w:t>
      </w:r>
      <w:r w:rsidR="00972C94">
        <w:rPr>
          <w:lang w:val="sr-Cyrl-RS"/>
        </w:rPr>
        <w:t>)</w:t>
      </w:r>
      <w:r w:rsidR="00494A25">
        <w:rPr>
          <w:lang w:val="sr-Cyrl-RS"/>
        </w:rPr>
        <w:t>.</w:t>
      </w:r>
    </w:p>
    <w:p w14:paraId="5968A4F8" w14:textId="0BC46C1F" w:rsidR="00260516" w:rsidRDefault="00260516" w:rsidP="00260516">
      <w:pPr>
        <w:rPr>
          <w:b/>
          <w:bCs/>
          <w:lang w:val="sr-Cyrl-RS"/>
        </w:rPr>
      </w:pPr>
      <w:r w:rsidRPr="00835521">
        <w:rPr>
          <w:b/>
          <w:bCs/>
          <w:lang w:val="sr-Cyrl-RS"/>
        </w:rPr>
        <w:t>Главни ток догађаја:</w:t>
      </w:r>
    </w:p>
    <w:p w14:paraId="13DCC5E5" w14:textId="4B266D55" w:rsidR="008A51FE" w:rsidRPr="008A51FE" w:rsidRDefault="00260516" w:rsidP="00260516">
      <w:pPr>
        <w:rPr>
          <w:lang w:val="sr-Cyrl-RS"/>
        </w:rPr>
      </w:pPr>
      <w:r>
        <w:rPr>
          <w:lang w:val="sr-Cyrl-RS"/>
        </w:rPr>
        <w:t>Избором опције ,,</w:t>
      </w:r>
      <w:r w:rsidR="00226DCF">
        <w:rPr>
          <w:lang w:val="sr-Latn-RS"/>
        </w:rPr>
        <w:t>Napravi eskperiment</w:t>
      </w:r>
      <w:r>
        <w:rPr>
          <w:lang w:val="sr-Cyrl-RS"/>
        </w:rPr>
        <w:t xml:space="preserve">“ из навигационог менија, отвара се страна за </w:t>
      </w:r>
      <w:r w:rsidR="00E57223">
        <w:rPr>
          <w:lang w:val="sr-Cyrl-RS"/>
        </w:rPr>
        <w:t>креирање новог експеримента</w:t>
      </w:r>
      <w:r>
        <w:rPr>
          <w:lang w:val="sr-Cyrl-RS"/>
        </w:rPr>
        <w:t xml:space="preserve">. </w:t>
      </w:r>
      <w:r w:rsidR="00D02AF0">
        <w:rPr>
          <w:lang w:val="sr-Cyrl-RS"/>
        </w:rPr>
        <w:t>Први корак при креирању експеримента је одабир извора података, затим след</w:t>
      </w:r>
      <w:r w:rsidR="00321C9E">
        <w:rPr>
          <w:lang w:val="sr-Cyrl-RS"/>
        </w:rPr>
        <w:t>е</w:t>
      </w:r>
      <w:r>
        <w:rPr>
          <w:lang w:val="sr-Cyrl-RS"/>
        </w:rPr>
        <w:t xml:space="preserve"> </w:t>
      </w:r>
      <w:r w:rsidR="00124214">
        <w:rPr>
          <w:lang w:val="sr-Cyrl-RS"/>
        </w:rPr>
        <w:t xml:space="preserve">одабир улазних и излазних колона, </w:t>
      </w:r>
      <w:r w:rsidR="00E04ADF">
        <w:rPr>
          <w:lang w:val="sr-Cyrl-RS"/>
        </w:rPr>
        <w:t>попуњавање недостајућих вредности</w:t>
      </w:r>
      <w:r w:rsidR="008A51FE">
        <w:rPr>
          <w:lang w:val="sr-Latn-RS"/>
        </w:rPr>
        <w:t xml:space="preserve">, </w:t>
      </w:r>
      <w:r w:rsidR="00E37AFA">
        <w:rPr>
          <w:lang w:val="sr-Cyrl-RS"/>
        </w:rPr>
        <w:t xml:space="preserve">избор поделе </w:t>
      </w:r>
      <w:proofErr w:type="spellStart"/>
      <w:r w:rsidR="00E37AFA">
        <w:rPr>
          <w:lang w:val="sr-Cyrl-RS"/>
        </w:rPr>
        <w:t>тестног</w:t>
      </w:r>
      <w:proofErr w:type="spellEnd"/>
      <w:r w:rsidR="00E37AFA">
        <w:rPr>
          <w:lang w:val="sr-Cyrl-RS"/>
        </w:rPr>
        <w:t xml:space="preserve"> скупа и избор </w:t>
      </w:r>
      <w:proofErr w:type="spellStart"/>
      <w:r w:rsidR="00E37AFA">
        <w:rPr>
          <w:lang w:val="sr-Cyrl-RS"/>
        </w:rPr>
        <w:t>енкодирања</w:t>
      </w:r>
      <w:proofErr w:type="spellEnd"/>
      <w:r w:rsidR="00E37AFA">
        <w:rPr>
          <w:lang w:val="sr-Cyrl-RS"/>
        </w:rPr>
        <w:t xml:space="preserve"> колона. </w:t>
      </w:r>
      <w:r w:rsidR="004D70D8">
        <w:rPr>
          <w:lang w:val="sr-Cyrl-RS"/>
        </w:rPr>
        <w:t xml:space="preserve">Корисник </w:t>
      </w:r>
      <w:r w:rsidR="00E17096">
        <w:rPr>
          <w:lang w:val="sr-Cyrl-RS"/>
        </w:rPr>
        <w:t>уноси</w:t>
      </w:r>
      <w:r w:rsidR="004D70D8">
        <w:rPr>
          <w:lang w:val="sr-Cyrl-RS"/>
        </w:rPr>
        <w:t xml:space="preserve"> назив експеримента</w:t>
      </w:r>
      <w:r w:rsidR="00B939D2">
        <w:rPr>
          <w:lang w:val="sr-Cyrl-RS"/>
        </w:rPr>
        <w:t xml:space="preserve"> и</w:t>
      </w:r>
      <w:r w:rsidR="004D70D8">
        <w:rPr>
          <w:lang w:val="sr-Cyrl-RS"/>
        </w:rPr>
        <w:t xml:space="preserve"> опционо уноси опис</w:t>
      </w:r>
      <w:r w:rsidR="00B939D2">
        <w:rPr>
          <w:lang w:val="sr-Cyrl-RS"/>
        </w:rPr>
        <w:t>, затим</w:t>
      </w:r>
      <w:r w:rsidR="004D70D8">
        <w:rPr>
          <w:lang w:val="sr-Cyrl-RS"/>
        </w:rPr>
        <w:t xml:space="preserve"> бира тип проблема чијим ће се решавањем бавити.</w:t>
      </w:r>
    </w:p>
    <w:p w14:paraId="3B8B80A8" w14:textId="3AD7ADED" w:rsidR="00260516" w:rsidRPr="00A41317" w:rsidRDefault="00260516" w:rsidP="00260516">
      <w:pPr>
        <w:rPr>
          <w:b/>
          <w:lang w:val="sr-Cyrl-RS"/>
        </w:rPr>
      </w:pPr>
      <w:r w:rsidRPr="00A41317">
        <w:rPr>
          <w:b/>
          <w:lang w:val="sr-Cyrl-RS"/>
        </w:rPr>
        <w:t>Дефинисање услова:</w:t>
      </w:r>
    </w:p>
    <w:p w14:paraId="71D38824" w14:textId="7CB14202" w:rsidR="00260516" w:rsidRDefault="00260516" w:rsidP="00260516">
      <w:pPr>
        <w:ind w:firstLine="720"/>
        <w:rPr>
          <w:lang w:val="sr-Cyrl-RS"/>
        </w:rPr>
      </w:pPr>
      <w:r w:rsidRPr="00AF145B">
        <w:rPr>
          <w:lang w:val="sr-Cyrl-RS"/>
        </w:rPr>
        <w:t>Предуслови:</w:t>
      </w:r>
    </w:p>
    <w:p w14:paraId="5B1AC87C" w14:textId="160082A1" w:rsidR="00260516" w:rsidRDefault="00260516" w:rsidP="00260516">
      <w:pPr>
        <w:pStyle w:val="ListParagraph"/>
        <w:numPr>
          <w:ilvl w:val="0"/>
          <w:numId w:val="6"/>
        </w:numPr>
        <w:rPr>
          <w:lang w:val="sr-Cyrl-RS"/>
        </w:rPr>
      </w:pPr>
      <w:r>
        <w:rPr>
          <w:lang w:val="sr-Cyrl-RS"/>
        </w:rPr>
        <w:t>Интернет конекција.</w:t>
      </w:r>
    </w:p>
    <w:p w14:paraId="2D8A1D2E" w14:textId="2450FC9E" w:rsidR="00260516" w:rsidRPr="00AF145B" w:rsidRDefault="00260516" w:rsidP="00260516">
      <w:pPr>
        <w:pStyle w:val="ListParagraph"/>
        <w:numPr>
          <w:ilvl w:val="0"/>
          <w:numId w:val="6"/>
        </w:numPr>
        <w:rPr>
          <w:lang w:val="sr-Cyrl-RS"/>
        </w:rPr>
      </w:pPr>
      <w:r>
        <w:rPr>
          <w:lang w:val="sr-Cyrl-RS"/>
        </w:rPr>
        <w:t>Успешна пријава на систем.</w:t>
      </w:r>
    </w:p>
    <w:p w14:paraId="268E4946" w14:textId="7089D885" w:rsidR="00260516" w:rsidRDefault="00260516" w:rsidP="00260516">
      <w:pPr>
        <w:ind w:firstLine="720"/>
        <w:rPr>
          <w:lang w:val="sr-Cyrl-RS"/>
        </w:rPr>
      </w:pPr>
      <w:proofErr w:type="spellStart"/>
      <w:r w:rsidRPr="00AF145B">
        <w:rPr>
          <w:lang w:val="sr-Cyrl-RS"/>
        </w:rPr>
        <w:t>Постуслови</w:t>
      </w:r>
      <w:proofErr w:type="spellEnd"/>
      <w:r w:rsidRPr="00AF145B">
        <w:rPr>
          <w:lang w:val="sr-Cyrl-RS"/>
        </w:rPr>
        <w:t>:</w:t>
      </w:r>
    </w:p>
    <w:p w14:paraId="3B9DDAEC" w14:textId="0FA079B7" w:rsidR="00260516" w:rsidRDefault="00260516" w:rsidP="00260516">
      <w:pPr>
        <w:pStyle w:val="ListParagraph"/>
        <w:numPr>
          <w:ilvl w:val="0"/>
          <w:numId w:val="7"/>
        </w:numPr>
        <w:rPr>
          <w:lang w:val="sr-Cyrl-RS"/>
        </w:rPr>
      </w:pPr>
      <w:r>
        <w:rPr>
          <w:lang w:val="sr-Cyrl-RS"/>
        </w:rPr>
        <w:t>Регуларност базе података.</w:t>
      </w:r>
    </w:p>
    <w:p w14:paraId="31E45711" w14:textId="197010CD" w:rsidR="00260516" w:rsidRPr="006A68F2" w:rsidRDefault="00260516" w:rsidP="00260516">
      <w:pPr>
        <w:pStyle w:val="ListParagraph"/>
        <w:ind w:left="1440"/>
        <w:rPr>
          <w:lang w:val="sr-Cyrl-RS"/>
        </w:rPr>
      </w:pPr>
    </w:p>
    <w:p w14:paraId="1FECFE05" w14:textId="4EEB1CB0" w:rsidR="00260516" w:rsidRPr="00A41317" w:rsidRDefault="00260516" w:rsidP="00260516">
      <w:pPr>
        <w:rPr>
          <w:b/>
          <w:lang w:val="sr-Cyrl-RS"/>
        </w:rPr>
      </w:pPr>
      <w:r w:rsidRPr="00A41317">
        <w:rPr>
          <w:b/>
          <w:lang w:val="sr-Cyrl-RS"/>
        </w:rPr>
        <w:t>Алтернативни токови догађаја:</w:t>
      </w:r>
    </w:p>
    <w:p w14:paraId="61D9CD4C" w14:textId="77777777" w:rsidR="00260516" w:rsidRDefault="00260516" w:rsidP="00260516">
      <w:pPr>
        <w:rPr>
          <w:lang w:val="sr-Cyrl-RS"/>
        </w:rPr>
      </w:pPr>
      <w:r w:rsidRPr="00A41317">
        <w:rPr>
          <w:lang w:val="sr-Cyrl-RS"/>
        </w:rPr>
        <w:tab/>
        <w:t>Изузеци:</w:t>
      </w:r>
      <w:r>
        <w:rPr>
          <w:lang w:val="sr-Cyrl-RS"/>
        </w:rPr>
        <w:t xml:space="preserve"> </w:t>
      </w:r>
    </w:p>
    <w:p w14:paraId="7BA5C162" w14:textId="7725A06C" w:rsidR="00260516" w:rsidRPr="0083592B" w:rsidRDefault="00260516" w:rsidP="00260516">
      <w:pPr>
        <w:pStyle w:val="ListParagraph"/>
        <w:numPr>
          <w:ilvl w:val="0"/>
          <w:numId w:val="7"/>
        </w:numPr>
        <w:rPr>
          <w:lang w:val="sr-Cyrl-RS"/>
        </w:rPr>
      </w:pPr>
      <w:r>
        <w:rPr>
          <w:lang w:val="sr-Cyrl-RS"/>
        </w:rPr>
        <w:t xml:space="preserve">Неуспешно чување </w:t>
      </w:r>
      <w:r w:rsidR="00AD4687">
        <w:rPr>
          <w:lang w:val="sr-Cyrl-RS"/>
        </w:rPr>
        <w:t>експеримента</w:t>
      </w:r>
      <w:r>
        <w:rPr>
          <w:lang w:val="sr-Cyrl-RS"/>
        </w:rPr>
        <w:t xml:space="preserve">: Уколико корисник није унео назив </w:t>
      </w:r>
      <w:r w:rsidR="00AD4687">
        <w:rPr>
          <w:lang w:val="sr-Cyrl-RS"/>
        </w:rPr>
        <w:t>експеримента</w:t>
      </w:r>
      <w:r>
        <w:rPr>
          <w:lang w:val="sr-Cyrl-RS"/>
        </w:rPr>
        <w:t xml:space="preserve"> (обавезно поље за попуњавање)</w:t>
      </w:r>
      <w:r w:rsidR="007A012A">
        <w:rPr>
          <w:lang w:val="sr-Cyrl-RS"/>
        </w:rPr>
        <w:t xml:space="preserve"> или изабрао извор података</w:t>
      </w:r>
      <w:r>
        <w:rPr>
          <w:lang w:val="sr-Cyrl-RS"/>
        </w:rPr>
        <w:t>, биће му приказано обавештење о неуспешном чувању и томе шта је његов разлог.</w:t>
      </w:r>
    </w:p>
    <w:p w14:paraId="20F8D892" w14:textId="2BBA8829" w:rsidR="00260516" w:rsidRDefault="00260516" w:rsidP="00260516">
      <w:pPr>
        <w:rPr>
          <w:b/>
          <w:lang w:val="sr-Cyrl-RS"/>
        </w:rPr>
      </w:pPr>
      <w:r w:rsidRPr="00A41317">
        <w:rPr>
          <w:b/>
          <w:lang w:val="sr-Cyrl-RS"/>
        </w:rPr>
        <w:lastRenderedPageBreak/>
        <w:t>Захтеви:</w:t>
      </w:r>
    </w:p>
    <w:p w14:paraId="10CDFCE9" w14:textId="72FE5F21" w:rsidR="00260516" w:rsidRPr="00260516" w:rsidRDefault="00260516" w:rsidP="00196595">
      <w:pPr>
        <w:pStyle w:val="ListParagraph"/>
        <w:numPr>
          <w:ilvl w:val="0"/>
          <w:numId w:val="7"/>
        </w:numPr>
        <w:rPr>
          <w:b/>
          <w:lang w:val="sr-Cyrl-RS"/>
        </w:rPr>
      </w:pPr>
      <w:r w:rsidRPr="00EB4725">
        <w:rPr>
          <w:lang w:val="sr-Cyrl-RS"/>
        </w:rPr>
        <w:t>Конкурентан рад више корисника: Апликација мора да обезбеди приступ више корисника истовремено.</w:t>
      </w:r>
    </w:p>
    <w:p w14:paraId="31B01462" w14:textId="7BCDCD39" w:rsidR="00FD33A6" w:rsidRPr="00942CD9" w:rsidRDefault="00FD33A6">
      <w:pPr>
        <w:rPr>
          <w:lang w:val="sr-Cyrl-RS"/>
        </w:rPr>
      </w:pPr>
    </w:p>
    <w:p w14:paraId="72550FB7" w14:textId="46642450" w:rsidR="00583A94" w:rsidRPr="00942CD9" w:rsidRDefault="007D6E86" w:rsidP="007D6E86">
      <w:pPr>
        <w:pStyle w:val="Heading3"/>
        <w:rPr>
          <w:lang w:val="sr-Cyrl-RS"/>
        </w:rPr>
      </w:pPr>
      <w:bookmarkStart w:id="56" w:name="_Toc101465961"/>
      <w:r w:rsidRPr="4BCC7385">
        <w:rPr>
          <w:lang w:val="sr-Cyrl-RS"/>
        </w:rPr>
        <w:t>Јавно дељење извора података</w:t>
      </w:r>
      <w:bookmarkEnd w:id="56"/>
    </w:p>
    <w:p w14:paraId="55B87662" w14:textId="16546D5F" w:rsidR="002B3713" w:rsidRDefault="002B3713" w:rsidP="007D6E86">
      <w:pPr>
        <w:rPr>
          <w:lang w:val="sr-Cyrl-RS"/>
        </w:rPr>
      </w:pPr>
    </w:p>
    <w:p w14:paraId="12AF445A" w14:textId="13896BAB" w:rsidR="00E76344" w:rsidRPr="00FD12C2" w:rsidRDefault="00E76344" w:rsidP="00E76344">
      <w:pPr>
        <w:rPr>
          <w:lang w:val="sr-Cyrl-RS"/>
        </w:rPr>
      </w:pPr>
      <w:r w:rsidRPr="00835521">
        <w:rPr>
          <w:b/>
          <w:bCs/>
          <w:lang w:val="sr-Cyrl-RS"/>
        </w:rPr>
        <w:t>Кратак опис:</w:t>
      </w:r>
      <w:r>
        <w:rPr>
          <w:b/>
          <w:bCs/>
          <w:lang w:val="sr-Cyrl-RS"/>
        </w:rPr>
        <w:t xml:space="preserve"> </w:t>
      </w:r>
      <w:r>
        <w:rPr>
          <w:lang w:val="sr-Cyrl-RS"/>
        </w:rPr>
        <w:t xml:space="preserve">Корисник има опцију </w:t>
      </w:r>
      <w:r w:rsidR="001B6E0B">
        <w:rPr>
          <w:lang w:val="sr-Cyrl-RS"/>
        </w:rPr>
        <w:t>дељења својих извора података јавно</w:t>
      </w:r>
      <w:r>
        <w:rPr>
          <w:lang w:val="sr-Cyrl-RS"/>
        </w:rPr>
        <w:t>.</w:t>
      </w:r>
    </w:p>
    <w:p w14:paraId="68DDF900" w14:textId="77777777" w:rsidR="00E76344" w:rsidRDefault="00E76344" w:rsidP="00E76344">
      <w:pPr>
        <w:rPr>
          <w:b/>
          <w:bCs/>
          <w:lang w:val="sr-Cyrl-RS"/>
        </w:rPr>
      </w:pPr>
      <w:r w:rsidRPr="00835521">
        <w:rPr>
          <w:b/>
          <w:bCs/>
          <w:lang w:val="sr-Cyrl-RS"/>
        </w:rPr>
        <w:t>Опис случаја коришћења:</w:t>
      </w:r>
      <w:r>
        <w:rPr>
          <w:b/>
          <w:bCs/>
          <w:lang w:val="sr-Cyrl-RS"/>
        </w:rPr>
        <w:t xml:space="preserve"> </w:t>
      </w:r>
    </w:p>
    <w:p w14:paraId="26A659B5" w14:textId="044F8151" w:rsidR="00E76344" w:rsidRPr="00062DF7" w:rsidRDefault="00E76344" w:rsidP="00E76344">
      <w:pPr>
        <w:rPr>
          <w:lang w:val="sr-Cyrl-RS"/>
        </w:rPr>
      </w:pPr>
      <w:r>
        <w:rPr>
          <w:lang w:val="sr-Cyrl-RS"/>
        </w:rPr>
        <w:t xml:space="preserve">Кориснику </w:t>
      </w:r>
      <w:r w:rsidR="00277344">
        <w:rPr>
          <w:lang w:val="sr-Cyrl-RS"/>
        </w:rPr>
        <w:t>је омогућено да подели своје</w:t>
      </w:r>
      <w:r w:rsidR="00580808">
        <w:rPr>
          <w:lang w:val="sr-Cyrl-RS"/>
        </w:rPr>
        <w:t xml:space="preserve"> изворе података са другим корисницима апликације.</w:t>
      </w:r>
    </w:p>
    <w:p w14:paraId="56CC2D06" w14:textId="77777777" w:rsidR="00E76344" w:rsidRDefault="00E76344" w:rsidP="00E76344">
      <w:pPr>
        <w:rPr>
          <w:b/>
          <w:bCs/>
          <w:lang w:val="sr-Cyrl-RS"/>
        </w:rPr>
      </w:pPr>
      <w:r w:rsidRPr="00835521">
        <w:rPr>
          <w:b/>
          <w:bCs/>
          <w:lang w:val="sr-Cyrl-RS"/>
        </w:rPr>
        <w:t>Главни ток догађаја:</w:t>
      </w:r>
    </w:p>
    <w:p w14:paraId="71E828D3" w14:textId="56B81F3A" w:rsidR="00E76344" w:rsidRPr="001D4FC0" w:rsidRDefault="00C8600A" w:rsidP="00E76344">
      <w:pPr>
        <w:rPr>
          <w:lang w:val="sr-Cyrl-RS"/>
        </w:rPr>
      </w:pPr>
      <w:r>
        <w:rPr>
          <w:lang w:val="sr-Cyrl-RS"/>
        </w:rPr>
        <w:t>Приликом</w:t>
      </w:r>
      <w:r w:rsidR="00DA2A95">
        <w:rPr>
          <w:lang w:val="sr-Cyrl-RS"/>
        </w:rPr>
        <w:t xml:space="preserve"> чувања извора података, корисник може да изабере да ли жели да тај извор података буде јаван или не. </w:t>
      </w:r>
      <w:r w:rsidR="00B4073A">
        <w:rPr>
          <w:lang w:val="sr-Cyrl-RS"/>
        </w:rPr>
        <w:t xml:space="preserve">Уколико изабере да буде јаван, тај извор података ће бити доступан свим корисницима апликације за </w:t>
      </w:r>
      <w:r w:rsidR="00C85DFF">
        <w:rPr>
          <w:lang w:val="sr-Cyrl-RS"/>
        </w:rPr>
        <w:t xml:space="preserve">њихов </w:t>
      </w:r>
      <w:r w:rsidR="00B4073A">
        <w:rPr>
          <w:lang w:val="sr-Cyrl-RS"/>
        </w:rPr>
        <w:t>рад.</w:t>
      </w:r>
    </w:p>
    <w:p w14:paraId="72732B33" w14:textId="77777777" w:rsidR="00E76344" w:rsidRPr="00A41317" w:rsidRDefault="00E76344" w:rsidP="00E76344">
      <w:pPr>
        <w:rPr>
          <w:b/>
          <w:lang w:val="sr-Cyrl-RS"/>
        </w:rPr>
      </w:pPr>
      <w:r w:rsidRPr="00A41317">
        <w:rPr>
          <w:b/>
          <w:lang w:val="sr-Cyrl-RS"/>
        </w:rPr>
        <w:t>Дефинисање услова:</w:t>
      </w:r>
    </w:p>
    <w:p w14:paraId="474D29CE" w14:textId="77777777" w:rsidR="00E76344" w:rsidRDefault="00E76344" w:rsidP="00E76344">
      <w:pPr>
        <w:ind w:firstLine="720"/>
        <w:rPr>
          <w:lang w:val="sr-Cyrl-RS"/>
        </w:rPr>
      </w:pPr>
      <w:r w:rsidRPr="00AF145B">
        <w:rPr>
          <w:lang w:val="sr-Cyrl-RS"/>
        </w:rPr>
        <w:t>Предуслови:</w:t>
      </w:r>
    </w:p>
    <w:p w14:paraId="76499B6D" w14:textId="77777777" w:rsidR="00E76344" w:rsidRDefault="00E76344" w:rsidP="00E76344">
      <w:pPr>
        <w:pStyle w:val="ListParagraph"/>
        <w:numPr>
          <w:ilvl w:val="0"/>
          <w:numId w:val="6"/>
        </w:numPr>
        <w:rPr>
          <w:lang w:val="sr-Cyrl-RS"/>
        </w:rPr>
      </w:pPr>
      <w:r>
        <w:rPr>
          <w:lang w:val="sr-Cyrl-RS"/>
        </w:rPr>
        <w:t>Интернет конекција.</w:t>
      </w:r>
    </w:p>
    <w:p w14:paraId="00DC8B67" w14:textId="77777777" w:rsidR="00E76344" w:rsidRPr="00AF145B" w:rsidRDefault="00E76344" w:rsidP="00E76344">
      <w:pPr>
        <w:pStyle w:val="ListParagraph"/>
        <w:numPr>
          <w:ilvl w:val="0"/>
          <w:numId w:val="6"/>
        </w:numPr>
        <w:rPr>
          <w:lang w:val="sr-Cyrl-RS"/>
        </w:rPr>
      </w:pPr>
      <w:r>
        <w:rPr>
          <w:lang w:val="sr-Cyrl-RS"/>
        </w:rPr>
        <w:t>Успешна пријава на систем.</w:t>
      </w:r>
    </w:p>
    <w:p w14:paraId="27DCA9FD" w14:textId="240D4291" w:rsidR="00E76344" w:rsidRDefault="00E76344" w:rsidP="00E76344">
      <w:pPr>
        <w:ind w:firstLine="720"/>
        <w:rPr>
          <w:lang w:val="sr-Cyrl-RS"/>
        </w:rPr>
      </w:pPr>
      <w:proofErr w:type="spellStart"/>
      <w:r w:rsidRPr="00AF145B">
        <w:rPr>
          <w:lang w:val="sr-Cyrl-RS"/>
        </w:rPr>
        <w:t>Постуслови</w:t>
      </w:r>
      <w:proofErr w:type="spellEnd"/>
      <w:r w:rsidRPr="00AF145B">
        <w:rPr>
          <w:lang w:val="sr-Cyrl-RS"/>
        </w:rPr>
        <w:t>:</w:t>
      </w:r>
    </w:p>
    <w:p w14:paraId="1F0B61AF" w14:textId="4778E4CE" w:rsidR="00E76344" w:rsidRDefault="00E76344" w:rsidP="007D6E86">
      <w:pPr>
        <w:pStyle w:val="ListParagraph"/>
        <w:numPr>
          <w:ilvl w:val="0"/>
          <w:numId w:val="7"/>
        </w:numPr>
        <w:rPr>
          <w:lang w:val="sr-Cyrl-RS"/>
        </w:rPr>
      </w:pPr>
      <w:r>
        <w:rPr>
          <w:lang w:val="sr-Cyrl-RS"/>
        </w:rPr>
        <w:t>Регуларност базе података.</w:t>
      </w:r>
    </w:p>
    <w:p w14:paraId="704749A6" w14:textId="77777777" w:rsidR="001F7A75" w:rsidRPr="001F7A75" w:rsidRDefault="001F7A75" w:rsidP="00205A53">
      <w:pPr>
        <w:pStyle w:val="ListParagraph"/>
        <w:ind w:left="1440"/>
        <w:rPr>
          <w:lang w:val="sr-Cyrl-RS"/>
        </w:rPr>
      </w:pPr>
    </w:p>
    <w:p w14:paraId="4EBD2350" w14:textId="7797C6D9" w:rsidR="007D6E86" w:rsidRPr="007D6E86" w:rsidRDefault="00B137D0" w:rsidP="004C45DA">
      <w:pPr>
        <w:pStyle w:val="Heading3"/>
        <w:rPr>
          <w:lang w:val="sr-Cyrl-RS"/>
        </w:rPr>
      </w:pPr>
      <w:bookmarkStart w:id="57" w:name="_Toc101465962"/>
      <w:r>
        <w:rPr>
          <w:lang w:val="sr-Cyrl-RS"/>
        </w:rPr>
        <w:t>Преглед и уређивање профила</w:t>
      </w:r>
      <w:bookmarkEnd w:id="57"/>
    </w:p>
    <w:p w14:paraId="4B75B79E" w14:textId="77777777" w:rsidR="00B137D0" w:rsidRDefault="00B137D0" w:rsidP="00B137D0">
      <w:pPr>
        <w:rPr>
          <w:lang w:val="sr-Cyrl-RS"/>
        </w:rPr>
      </w:pPr>
    </w:p>
    <w:p w14:paraId="3ABA924B" w14:textId="719B81DF" w:rsidR="00B137D0" w:rsidRPr="00FD12C2" w:rsidRDefault="00B137D0" w:rsidP="00B137D0">
      <w:pPr>
        <w:rPr>
          <w:lang w:val="sr-Cyrl-RS"/>
        </w:rPr>
      </w:pPr>
      <w:r w:rsidRPr="00835521">
        <w:rPr>
          <w:b/>
          <w:bCs/>
          <w:lang w:val="sr-Cyrl-RS"/>
        </w:rPr>
        <w:t>Кратак опис:</w:t>
      </w:r>
      <w:r>
        <w:rPr>
          <w:b/>
          <w:bCs/>
          <w:lang w:val="sr-Cyrl-RS"/>
        </w:rPr>
        <w:t xml:space="preserve"> </w:t>
      </w:r>
      <w:r>
        <w:rPr>
          <w:lang w:val="sr-Cyrl-RS"/>
        </w:rPr>
        <w:t>Корисник има опцију прегледа и уређивања сопственог профила.</w:t>
      </w:r>
    </w:p>
    <w:p w14:paraId="228B097C" w14:textId="77777777" w:rsidR="00B137D0" w:rsidRDefault="00B137D0" w:rsidP="00B137D0">
      <w:pPr>
        <w:rPr>
          <w:b/>
          <w:bCs/>
          <w:lang w:val="sr-Cyrl-RS"/>
        </w:rPr>
      </w:pPr>
      <w:r w:rsidRPr="00835521">
        <w:rPr>
          <w:b/>
          <w:bCs/>
          <w:lang w:val="sr-Cyrl-RS"/>
        </w:rPr>
        <w:t>Опис случаја коришћења:</w:t>
      </w:r>
      <w:r>
        <w:rPr>
          <w:b/>
          <w:bCs/>
          <w:lang w:val="sr-Cyrl-RS"/>
        </w:rPr>
        <w:t xml:space="preserve"> </w:t>
      </w:r>
    </w:p>
    <w:p w14:paraId="4AF7A367" w14:textId="1B70A515" w:rsidR="00B137D0" w:rsidRPr="00062DF7" w:rsidRDefault="00B137D0" w:rsidP="00B137D0">
      <w:pPr>
        <w:rPr>
          <w:lang w:val="sr-Cyrl-RS"/>
        </w:rPr>
      </w:pPr>
      <w:r>
        <w:rPr>
          <w:lang w:val="sr-Cyrl-RS"/>
        </w:rPr>
        <w:t xml:space="preserve">Кориснику </w:t>
      </w:r>
      <w:r w:rsidR="00D84DD7">
        <w:rPr>
          <w:lang w:val="sr-Cyrl-RS"/>
        </w:rPr>
        <w:t>су</w:t>
      </w:r>
      <w:r>
        <w:rPr>
          <w:lang w:val="sr-Cyrl-RS"/>
        </w:rPr>
        <w:t xml:space="preserve"> омогућен</w:t>
      </w:r>
      <w:r w:rsidR="00D84DD7">
        <w:rPr>
          <w:lang w:val="sr-Cyrl-RS"/>
        </w:rPr>
        <w:t>и</w:t>
      </w:r>
      <w:r>
        <w:rPr>
          <w:lang w:val="sr-Cyrl-RS"/>
        </w:rPr>
        <w:t xml:space="preserve"> преглед</w:t>
      </w:r>
      <w:r w:rsidR="00D84DD7">
        <w:rPr>
          <w:lang w:val="sr-Cyrl-RS"/>
        </w:rPr>
        <w:t xml:space="preserve"> и измена </w:t>
      </w:r>
      <w:r w:rsidR="00784F24">
        <w:rPr>
          <w:lang w:val="sr-Cyrl-RS"/>
        </w:rPr>
        <w:t>информациј</w:t>
      </w:r>
      <w:r w:rsidR="00D84DD7">
        <w:rPr>
          <w:lang w:val="sr-Cyrl-RS"/>
        </w:rPr>
        <w:t>а</w:t>
      </w:r>
      <w:r>
        <w:rPr>
          <w:lang w:val="sr-Cyrl-RS"/>
        </w:rPr>
        <w:t xml:space="preserve"> које је дао приликом регистрације</w:t>
      </w:r>
      <w:r w:rsidR="007337A3">
        <w:rPr>
          <w:lang w:val="sr-Cyrl-RS"/>
        </w:rPr>
        <w:t>.</w:t>
      </w:r>
    </w:p>
    <w:p w14:paraId="19447997" w14:textId="77777777" w:rsidR="00B137D0" w:rsidRDefault="00B137D0" w:rsidP="00B137D0">
      <w:pPr>
        <w:rPr>
          <w:b/>
          <w:bCs/>
          <w:lang w:val="sr-Cyrl-RS"/>
        </w:rPr>
      </w:pPr>
      <w:r w:rsidRPr="00835521">
        <w:rPr>
          <w:b/>
          <w:bCs/>
          <w:lang w:val="sr-Cyrl-RS"/>
        </w:rPr>
        <w:t>Главни ток догађаја:</w:t>
      </w:r>
    </w:p>
    <w:p w14:paraId="311A8255" w14:textId="7FB7D1E3" w:rsidR="0098678B" w:rsidRDefault="006C6256" w:rsidP="00B137D0">
      <w:pPr>
        <w:rPr>
          <w:lang w:val="sr-Cyrl-RS"/>
        </w:rPr>
      </w:pPr>
      <w:r w:rsidRPr="006C6256">
        <w:rPr>
          <w:lang w:val="sr-Cyrl-RS"/>
        </w:rPr>
        <w:t xml:space="preserve">Када </w:t>
      </w:r>
      <w:r>
        <w:rPr>
          <w:lang w:val="sr-Cyrl-RS"/>
        </w:rPr>
        <w:t xml:space="preserve">корисник </w:t>
      </w:r>
      <w:r w:rsidRPr="006C6256">
        <w:rPr>
          <w:lang w:val="sr-Cyrl-RS"/>
        </w:rPr>
        <w:t xml:space="preserve">у оквиру навигационог менија кликне на своју </w:t>
      </w:r>
      <w:proofErr w:type="spellStart"/>
      <w:r w:rsidRPr="006C6256">
        <w:rPr>
          <w:lang w:val="sr-Cyrl-RS"/>
        </w:rPr>
        <w:t>профилну</w:t>
      </w:r>
      <w:proofErr w:type="spellEnd"/>
      <w:r w:rsidRPr="006C6256">
        <w:rPr>
          <w:lang w:val="sr-Cyrl-RS"/>
        </w:rPr>
        <w:t xml:space="preserve"> слику, у падајућој листи ће се наћи опција ,,</w:t>
      </w:r>
      <w:r w:rsidR="00C669D4">
        <w:rPr>
          <w:lang w:val="sr-Latn-RS"/>
        </w:rPr>
        <w:t>Moj profil</w:t>
      </w:r>
      <w:r w:rsidRPr="006C6256">
        <w:rPr>
          <w:lang w:val="sr-Cyrl-RS"/>
        </w:rPr>
        <w:t xml:space="preserve">“. Кликом на дату опцију, кориснику се отвара страница са </w:t>
      </w:r>
      <w:r w:rsidR="007834E5">
        <w:rPr>
          <w:lang w:val="sr-Cyrl-RS"/>
        </w:rPr>
        <w:t>приказом његовог профила</w:t>
      </w:r>
      <w:r w:rsidRPr="006C6256">
        <w:rPr>
          <w:lang w:val="sr-Cyrl-RS"/>
        </w:rPr>
        <w:t>.</w:t>
      </w:r>
      <w:r w:rsidR="005172C3">
        <w:rPr>
          <w:lang w:val="sr-Cyrl-RS"/>
        </w:rPr>
        <w:t xml:space="preserve"> </w:t>
      </w:r>
      <w:r w:rsidR="00BF1140">
        <w:rPr>
          <w:lang w:val="sr-Cyrl-RS"/>
        </w:rPr>
        <w:t>Корисник види</w:t>
      </w:r>
      <w:r w:rsidR="005172C3">
        <w:rPr>
          <w:lang w:val="sr-Cyrl-RS"/>
        </w:rPr>
        <w:t xml:space="preserve"> преглед личних података које је дао приликом регистрације: корисничког имена, </w:t>
      </w:r>
      <w:r w:rsidR="001D4FC0" w:rsidRPr="001D4FC0">
        <w:rPr>
          <w:i/>
          <w:iCs/>
        </w:rPr>
        <w:t>email</w:t>
      </w:r>
      <w:r w:rsidR="001D4FC0">
        <w:rPr>
          <w:lang w:val="sr-Latn-RS"/>
        </w:rPr>
        <w:t xml:space="preserve"> </w:t>
      </w:r>
      <w:r w:rsidR="001D4FC0">
        <w:rPr>
          <w:lang w:val="sr-Cyrl-RS"/>
        </w:rPr>
        <w:t>адресе, имена, презимена</w:t>
      </w:r>
      <w:r w:rsidR="008203BF">
        <w:rPr>
          <w:lang w:val="sr-Cyrl-RS"/>
        </w:rPr>
        <w:t xml:space="preserve"> и своје</w:t>
      </w:r>
      <w:r w:rsidR="001D4FC0">
        <w:rPr>
          <w:lang w:val="sr-Cyrl-RS"/>
        </w:rPr>
        <w:t xml:space="preserve"> </w:t>
      </w:r>
      <w:proofErr w:type="spellStart"/>
      <w:r w:rsidR="001D4FC0">
        <w:rPr>
          <w:lang w:val="sr-Cyrl-RS"/>
        </w:rPr>
        <w:t>профилне</w:t>
      </w:r>
      <w:proofErr w:type="spellEnd"/>
      <w:r w:rsidR="001D4FC0">
        <w:rPr>
          <w:lang w:val="sr-Cyrl-RS"/>
        </w:rPr>
        <w:t xml:space="preserve"> слике</w:t>
      </w:r>
      <w:r w:rsidR="008203BF">
        <w:rPr>
          <w:lang w:val="sr-Cyrl-RS"/>
        </w:rPr>
        <w:t>. Такође, корисник има опцију измене својих података, укључујући и изме</w:t>
      </w:r>
      <w:r w:rsidR="002B037B">
        <w:rPr>
          <w:lang w:val="sr-Cyrl-RS"/>
        </w:rPr>
        <w:t>н</w:t>
      </w:r>
      <w:r w:rsidR="004F56E3">
        <w:rPr>
          <w:lang w:val="sr-Cyrl-RS"/>
        </w:rPr>
        <w:t>у</w:t>
      </w:r>
      <w:r w:rsidR="002B037B">
        <w:rPr>
          <w:lang w:val="sr-Cyrl-RS"/>
        </w:rPr>
        <w:t xml:space="preserve"> лозинке. </w:t>
      </w:r>
      <w:r w:rsidR="003B1394">
        <w:rPr>
          <w:lang w:val="sr-Cyrl-RS"/>
        </w:rPr>
        <w:t>Након попуњавања, к</w:t>
      </w:r>
      <w:r w:rsidR="004F56E3">
        <w:rPr>
          <w:lang w:val="sr-Cyrl-RS"/>
        </w:rPr>
        <w:t>ликом на дугме ,,</w:t>
      </w:r>
      <w:r w:rsidR="00C669D4">
        <w:rPr>
          <w:lang w:val="sr-Latn-RS"/>
        </w:rPr>
        <w:t>Sačuvaj izmene</w:t>
      </w:r>
      <w:r w:rsidR="004F56E3">
        <w:rPr>
          <w:lang w:val="sr-Cyrl-RS"/>
        </w:rPr>
        <w:t>“ чувају се измене основних података, док кликом на дугме ,,</w:t>
      </w:r>
      <w:r w:rsidR="00C669D4">
        <w:rPr>
          <w:lang w:val="sr-Latn-RS"/>
        </w:rPr>
        <w:t>Promeni lozinku</w:t>
      </w:r>
      <w:r w:rsidR="004F56E3">
        <w:rPr>
          <w:lang w:val="sr-Cyrl-RS"/>
        </w:rPr>
        <w:t xml:space="preserve">“ </w:t>
      </w:r>
      <w:r w:rsidR="006A4714">
        <w:rPr>
          <w:lang w:val="sr-Cyrl-RS"/>
        </w:rPr>
        <w:t xml:space="preserve">корисник </w:t>
      </w:r>
      <w:r w:rsidR="004F56E3">
        <w:rPr>
          <w:lang w:val="sr-Cyrl-RS"/>
        </w:rPr>
        <w:t xml:space="preserve">мења </w:t>
      </w:r>
      <w:r w:rsidR="0098678B">
        <w:rPr>
          <w:lang w:val="sr-Cyrl-RS"/>
        </w:rPr>
        <w:t>тренутну</w:t>
      </w:r>
      <w:r w:rsidR="006A4714">
        <w:rPr>
          <w:lang w:val="sr-Cyrl-RS"/>
        </w:rPr>
        <w:t xml:space="preserve"> лозинку</w:t>
      </w:r>
      <w:r w:rsidR="004F56E3">
        <w:rPr>
          <w:lang w:val="sr-Cyrl-RS"/>
        </w:rPr>
        <w:t>.</w:t>
      </w:r>
    </w:p>
    <w:p w14:paraId="64112A6C" w14:textId="2A9BABCC" w:rsidR="00B137D0" w:rsidRPr="0098678B" w:rsidRDefault="00B137D0" w:rsidP="00B137D0">
      <w:pPr>
        <w:rPr>
          <w:lang w:val="sr-Cyrl-RS"/>
        </w:rPr>
      </w:pPr>
      <w:r w:rsidRPr="00A41317">
        <w:rPr>
          <w:b/>
          <w:lang w:val="sr-Cyrl-RS"/>
        </w:rPr>
        <w:lastRenderedPageBreak/>
        <w:t>Дефинисање услова:</w:t>
      </w:r>
    </w:p>
    <w:p w14:paraId="01956AD9" w14:textId="77777777" w:rsidR="00B137D0" w:rsidRDefault="00B137D0" w:rsidP="00B137D0">
      <w:pPr>
        <w:ind w:firstLine="720"/>
        <w:rPr>
          <w:lang w:val="sr-Cyrl-RS"/>
        </w:rPr>
      </w:pPr>
      <w:r w:rsidRPr="00AF145B">
        <w:rPr>
          <w:lang w:val="sr-Cyrl-RS"/>
        </w:rPr>
        <w:t>Предуслови:</w:t>
      </w:r>
    </w:p>
    <w:p w14:paraId="5C30B2BD" w14:textId="77777777" w:rsidR="00B137D0" w:rsidRDefault="00B137D0" w:rsidP="00B137D0">
      <w:pPr>
        <w:pStyle w:val="ListParagraph"/>
        <w:numPr>
          <w:ilvl w:val="0"/>
          <w:numId w:val="6"/>
        </w:numPr>
        <w:rPr>
          <w:lang w:val="sr-Cyrl-RS"/>
        </w:rPr>
      </w:pPr>
      <w:r>
        <w:rPr>
          <w:lang w:val="sr-Cyrl-RS"/>
        </w:rPr>
        <w:t>Интернет конекција.</w:t>
      </w:r>
    </w:p>
    <w:p w14:paraId="5345E76F" w14:textId="77777777" w:rsidR="00B137D0" w:rsidRPr="00AF145B" w:rsidRDefault="00B137D0" w:rsidP="00B137D0">
      <w:pPr>
        <w:pStyle w:val="ListParagraph"/>
        <w:numPr>
          <w:ilvl w:val="0"/>
          <w:numId w:val="6"/>
        </w:numPr>
        <w:rPr>
          <w:lang w:val="sr-Cyrl-RS"/>
        </w:rPr>
      </w:pPr>
      <w:r>
        <w:rPr>
          <w:lang w:val="sr-Cyrl-RS"/>
        </w:rPr>
        <w:t>Успешна пријава на систем.</w:t>
      </w:r>
    </w:p>
    <w:p w14:paraId="3BCC6C69" w14:textId="77777777" w:rsidR="00B137D0" w:rsidRDefault="00B137D0" w:rsidP="00B137D0">
      <w:pPr>
        <w:ind w:firstLine="720"/>
        <w:rPr>
          <w:lang w:val="sr-Cyrl-RS"/>
        </w:rPr>
      </w:pPr>
      <w:proofErr w:type="spellStart"/>
      <w:r w:rsidRPr="00AF145B">
        <w:rPr>
          <w:lang w:val="sr-Cyrl-RS"/>
        </w:rPr>
        <w:t>Постуслови</w:t>
      </w:r>
      <w:proofErr w:type="spellEnd"/>
      <w:r w:rsidRPr="00AF145B">
        <w:rPr>
          <w:lang w:val="sr-Cyrl-RS"/>
        </w:rPr>
        <w:t>:</w:t>
      </w:r>
    </w:p>
    <w:p w14:paraId="2C67BEE1" w14:textId="77777777" w:rsidR="00B137D0" w:rsidRDefault="00B137D0" w:rsidP="00B137D0">
      <w:pPr>
        <w:pStyle w:val="ListParagraph"/>
        <w:numPr>
          <w:ilvl w:val="0"/>
          <w:numId w:val="7"/>
        </w:numPr>
        <w:rPr>
          <w:lang w:val="sr-Cyrl-RS"/>
        </w:rPr>
      </w:pPr>
      <w:r>
        <w:rPr>
          <w:lang w:val="sr-Cyrl-RS"/>
        </w:rPr>
        <w:t>Регуларност базе података.</w:t>
      </w:r>
    </w:p>
    <w:p w14:paraId="23128333" w14:textId="77777777" w:rsidR="00B137D0" w:rsidRPr="006A68F2" w:rsidRDefault="00B137D0" w:rsidP="00B137D0">
      <w:pPr>
        <w:pStyle w:val="ListParagraph"/>
        <w:ind w:left="1440"/>
        <w:rPr>
          <w:lang w:val="sr-Cyrl-RS"/>
        </w:rPr>
      </w:pPr>
    </w:p>
    <w:p w14:paraId="183FFD9E" w14:textId="77777777" w:rsidR="00B137D0" w:rsidRPr="00A41317" w:rsidRDefault="00B137D0" w:rsidP="00B137D0">
      <w:pPr>
        <w:rPr>
          <w:b/>
          <w:lang w:val="sr-Cyrl-RS"/>
        </w:rPr>
      </w:pPr>
      <w:r w:rsidRPr="00A41317">
        <w:rPr>
          <w:b/>
          <w:lang w:val="sr-Cyrl-RS"/>
        </w:rPr>
        <w:t>Алтернативни токови догађаја:</w:t>
      </w:r>
    </w:p>
    <w:p w14:paraId="69F151D0" w14:textId="77777777" w:rsidR="00B137D0" w:rsidRDefault="00B137D0" w:rsidP="00B137D0">
      <w:pPr>
        <w:rPr>
          <w:lang w:val="sr-Cyrl-RS"/>
        </w:rPr>
      </w:pPr>
      <w:r w:rsidRPr="00A41317">
        <w:rPr>
          <w:lang w:val="sr-Cyrl-RS"/>
        </w:rPr>
        <w:tab/>
        <w:t>Изузеци:</w:t>
      </w:r>
      <w:r>
        <w:rPr>
          <w:lang w:val="sr-Cyrl-RS"/>
        </w:rPr>
        <w:t xml:space="preserve"> </w:t>
      </w:r>
    </w:p>
    <w:p w14:paraId="69DC9A56" w14:textId="11887E90" w:rsidR="00B137D0" w:rsidRPr="0083592B" w:rsidRDefault="00B137D0" w:rsidP="00B137D0">
      <w:pPr>
        <w:pStyle w:val="ListParagraph"/>
        <w:numPr>
          <w:ilvl w:val="0"/>
          <w:numId w:val="7"/>
        </w:numPr>
        <w:rPr>
          <w:lang w:val="sr-Cyrl-RS"/>
        </w:rPr>
      </w:pPr>
      <w:r>
        <w:rPr>
          <w:lang w:val="sr-Cyrl-RS"/>
        </w:rPr>
        <w:t>Неуспешн</w:t>
      </w:r>
      <w:r w:rsidR="0084068A">
        <w:rPr>
          <w:lang w:val="sr-Cyrl-RS"/>
        </w:rPr>
        <w:t>а</w:t>
      </w:r>
      <w:r>
        <w:rPr>
          <w:lang w:val="sr-Cyrl-RS"/>
        </w:rPr>
        <w:t xml:space="preserve"> </w:t>
      </w:r>
      <w:r w:rsidR="0084068A">
        <w:rPr>
          <w:lang w:val="sr-Cyrl-RS"/>
        </w:rPr>
        <w:t>измена основних података</w:t>
      </w:r>
      <w:r>
        <w:rPr>
          <w:lang w:val="sr-Cyrl-RS"/>
        </w:rPr>
        <w:t xml:space="preserve">: Уколико корисник није унео </w:t>
      </w:r>
      <w:r w:rsidR="00D81478">
        <w:rPr>
          <w:lang w:val="sr-Cyrl-RS"/>
        </w:rPr>
        <w:t>измене у адекватном формату</w:t>
      </w:r>
      <w:r>
        <w:rPr>
          <w:lang w:val="sr-Cyrl-RS"/>
        </w:rPr>
        <w:t>, биће му приказано обавештење о неуспешн</w:t>
      </w:r>
      <w:r w:rsidR="0084068A">
        <w:rPr>
          <w:lang w:val="sr-Cyrl-RS"/>
        </w:rPr>
        <w:t>ој измени података</w:t>
      </w:r>
      <w:r>
        <w:rPr>
          <w:lang w:val="sr-Cyrl-RS"/>
        </w:rPr>
        <w:t xml:space="preserve"> и томе шта је </w:t>
      </w:r>
      <w:r w:rsidR="0084068A">
        <w:rPr>
          <w:lang w:val="sr-Cyrl-RS"/>
        </w:rPr>
        <w:t>њен</w:t>
      </w:r>
      <w:r w:rsidR="00C1646F">
        <w:rPr>
          <w:lang w:val="sr-Cyrl-RS"/>
        </w:rPr>
        <w:t xml:space="preserve"> </w:t>
      </w:r>
      <w:r w:rsidR="007640FB">
        <w:rPr>
          <w:lang w:val="sr-Cyrl-RS"/>
        </w:rPr>
        <w:t>узрок</w:t>
      </w:r>
      <w:r>
        <w:rPr>
          <w:lang w:val="sr-Cyrl-RS"/>
        </w:rPr>
        <w:t>.</w:t>
      </w:r>
    </w:p>
    <w:p w14:paraId="0DEDFAD3" w14:textId="645E4BBA" w:rsidR="0084068A" w:rsidRPr="0083592B" w:rsidRDefault="0084068A" w:rsidP="00B137D0">
      <w:pPr>
        <w:pStyle w:val="ListParagraph"/>
        <w:numPr>
          <w:ilvl w:val="0"/>
          <w:numId w:val="7"/>
        </w:numPr>
        <w:rPr>
          <w:lang w:val="sr-Cyrl-RS"/>
        </w:rPr>
      </w:pPr>
      <w:r>
        <w:rPr>
          <w:lang w:val="sr-Cyrl-RS"/>
        </w:rPr>
        <w:t xml:space="preserve">Неуспешна измена лозинке: </w:t>
      </w:r>
      <w:r w:rsidR="00D81478">
        <w:rPr>
          <w:lang w:val="sr-Cyrl-RS"/>
        </w:rPr>
        <w:t xml:space="preserve">Уколико </w:t>
      </w:r>
      <w:r w:rsidR="00AA3F12">
        <w:rPr>
          <w:lang w:val="sr-Cyrl-RS"/>
        </w:rPr>
        <w:t xml:space="preserve">је </w:t>
      </w:r>
      <w:r w:rsidR="00D81478">
        <w:rPr>
          <w:lang w:val="sr-Cyrl-RS"/>
        </w:rPr>
        <w:t xml:space="preserve">корисник унео неисправну </w:t>
      </w:r>
      <w:r w:rsidR="005A733F">
        <w:rPr>
          <w:lang w:val="sr-Cyrl-RS"/>
        </w:rPr>
        <w:t>тренутну</w:t>
      </w:r>
      <w:r w:rsidR="00D81478">
        <w:rPr>
          <w:lang w:val="sr-Cyrl-RS"/>
        </w:rPr>
        <w:t xml:space="preserve"> лозинку, није </w:t>
      </w:r>
      <w:r w:rsidR="00AA3F12">
        <w:rPr>
          <w:lang w:val="sr-Cyrl-RS"/>
        </w:rPr>
        <w:t>добро поновио нову лозинку или нова лозинка није у адекватном формату,</w:t>
      </w:r>
      <w:r w:rsidR="00D81478">
        <w:rPr>
          <w:lang w:val="sr-Cyrl-RS"/>
        </w:rPr>
        <w:t xml:space="preserve"> биће му приказано обавештење о неуспешној измени </w:t>
      </w:r>
      <w:r w:rsidR="00AA3F12">
        <w:rPr>
          <w:lang w:val="sr-Cyrl-RS"/>
        </w:rPr>
        <w:t>лозинке</w:t>
      </w:r>
      <w:r w:rsidR="00D81478">
        <w:rPr>
          <w:lang w:val="sr-Cyrl-RS"/>
        </w:rPr>
        <w:t xml:space="preserve"> и томе шта је њен </w:t>
      </w:r>
      <w:r w:rsidR="003F4E73">
        <w:rPr>
          <w:lang w:val="sr-Cyrl-RS"/>
        </w:rPr>
        <w:t>разлог</w:t>
      </w:r>
      <w:r w:rsidR="00D81478">
        <w:rPr>
          <w:lang w:val="sr-Cyrl-RS"/>
        </w:rPr>
        <w:t>.</w:t>
      </w:r>
    </w:p>
    <w:p w14:paraId="4F19C629" w14:textId="77777777" w:rsidR="00B137D0" w:rsidRDefault="00B137D0" w:rsidP="00B137D0">
      <w:pPr>
        <w:rPr>
          <w:b/>
          <w:lang w:val="sr-Cyrl-RS"/>
        </w:rPr>
      </w:pPr>
      <w:r w:rsidRPr="00A41317">
        <w:rPr>
          <w:b/>
          <w:lang w:val="sr-Cyrl-RS"/>
        </w:rPr>
        <w:t>Захтеви:</w:t>
      </w:r>
    </w:p>
    <w:p w14:paraId="2AD3E278" w14:textId="77777777" w:rsidR="00B137D0" w:rsidRPr="00260516" w:rsidRDefault="00B137D0" w:rsidP="00B137D0">
      <w:pPr>
        <w:pStyle w:val="ListParagraph"/>
        <w:numPr>
          <w:ilvl w:val="0"/>
          <w:numId w:val="7"/>
        </w:numPr>
        <w:rPr>
          <w:b/>
          <w:lang w:val="sr-Cyrl-RS"/>
        </w:rPr>
      </w:pPr>
      <w:r w:rsidRPr="00EB4725">
        <w:rPr>
          <w:lang w:val="sr-Cyrl-RS"/>
        </w:rPr>
        <w:t>Конкурентан рад више корисника: Апликација мора да обезбеди приступ више корисника истовремено.</w:t>
      </w:r>
    </w:p>
    <w:p w14:paraId="70730327" w14:textId="057716BF" w:rsidR="008D6D6A" w:rsidRPr="00D35F87" w:rsidRDefault="008D6D6A" w:rsidP="40B36461">
      <w:pPr>
        <w:rPr>
          <w:lang w:val="sr-Cyrl-RS"/>
        </w:rPr>
      </w:pPr>
    </w:p>
    <w:p w14:paraId="0FD2E6D1" w14:textId="77777777" w:rsidR="00B14A9C" w:rsidRDefault="00B14A9C" w:rsidP="40B36461">
      <w:pPr>
        <w:rPr>
          <w:lang w:val="sr-Cyrl-RS"/>
        </w:rPr>
      </w:pPr>
    </w:p>
    <w:p w14:paraId="403C3C90" w14:textId="77777777" w:rsidR="00B14A9C" w:rsidRDefault="00B14A9C" w:rsidP="40B36461">
      <w:pPr>
        <w:rPr>
          <w:lang w:val="sr-Cyrl-RS"/>
        </w:rPr>
      </w:pPr>
    </w:p>
    <w:p w14:paraId="06191DAA" w14:textId="77777777" w:rsidR="00B14A9C" w:rsidRDefault="00B14A9C" w:rsidP="40B36461">
      <w:pPr>
        <w:rPr>
          <w:lang w:val="sr-Cyrl-RS"/>
        </w:rPr>
      </w:pPr>
    </w:p>
    <w:p w14:paraId="28F74CD7" w14:textId="77777777" w:rsidR="00B14A9C" w:rsidRDefault="00B14A9C" w:rsidP="40B36461">
      <w:pPr>
        <w:rPr>
          <w:lang w:val="sr-Cyrl-RS"/>
        </w:rPr>
      </w:pPr>
    </w:p>
    <w:p w14:paraId="73941F68" w14:textId="77777777" w:rsidR="00B14A9C" w:rsidRDefault="00B14A9C" w:rsidP="40B36461">
      <w:pPr>
        <w:rPr>
          <w:lang w:val="sr-Cyrl-RS"/>
        </w:rPr>
      </w:pPr>
    </w:p>
    <w:p w14:paraId="095CA55E" w14:textId="77777777" w:rsidR="00B14A9C" w:rsidRDefault="00B14A9C" w:rsidP="40B36461">
      <w:pPr>
        <w:rPr>
          <w:lang w:val="sr-Cyrl-RS"/>
        </w:rPr>
      </w:pPr>
    </w:p>
    <w:p w14:paraId="0065E80C" w14:textId="77777777" w:rsidR="00B14A9C" w:rsidRDefault="00B14A9C" w:rsidP="40B36461">
      <w:pPr>
        <w:rPr>
          <w:lang w:val="sr-Cyrl-RS"/>
        </w:rPr>
      </w:pPr>
    </w:p>
    <w:p w14:paraId="6D0971DB" w14:textId="77777777" w:rsidR="00B14A9C" w:rsidRDefault="00B14A9C" w:rsidP="40B36461">
      <w:pPr>
        <w:rPr>
          <w:lang w:val="sr-Cyrl-RS"/>
        </w:rPr>
      </w:pPr>
    </w:p>
    <w:p w14:paraId="4E12DC17" w14:textId="77777777" w:rsidR="00B14A9C" w:rsidRDefault="00B14A9C" w:rsidP="40B36461">
      <w:pPr>
        <w:rPr>
          <w:lang w:val="sr-Cyrl-RS"/>
        </w:rPr>
      </w:pPr>
    </w:p>
    <w:p w14:paraId="05692304" w14:textId="77777777" w:rsidR="00B14A9C" w:rsidRDefault="00B14A9C" w:rsidP="40B36461">
      <w:pPr>
        <w:rPr>
          <w:lang w:val="sr-Cyrl-RS"/>
        </w:rPr>
      </w:pPr>
    </w:p>
    <w:p w14:paraId="594BE6E6" w14:textId="77777777" w:rsidR="00B14A9C" w:rsidRPr="00D35F87" w:rsidRDefault="00B14A9C" w:rsidP="40B36461">
      <w:pPr>
        <w:rPr>
          <w:lang w:val="sr-Cyrl-RS"/>
        </w:rPr>
      </w:pPr>
    </w:p>
    <w:p w14:paraId="4ADC691F" w14:textId="5CB253B8" w:rsidR="00130698" w:rsidRDefault="009E3C17" w:rsidP="00130698">
      <w:pPr>
        <w:pStyle w:val="Heading1"/>
        <w:rPr>
          <w:lang w:val="sr-Cyrl-RS"/>
        </w:rPr>
      </w:pPr>
      <w:bookmarkStart w:id="58" w:name="_Toc1584318954"/>
      <w:bookmarkStart w:id="59" w:name="_Toc101465963"/>
      <w:r>
        <w:rPr>
          <w:lang w:val="sr-Cyrl-RS"/>
        </w:rPr>
        <w:lastRenderedPageBreak/>
        <w:t>Захтеви спољашњих интерфејса</w:t>
      </w:r>
      <w:bookmarkEnd w:id="58"/>
      <w:bookmarkEnd w:id="59"/>
    </w:p>
    <w:p w14:paraId="1B1B9CF7" w14:textId="77777777" w:rsidR="00B00888" w:rsidRDefault="00B00888" w:rsidP="00B00888">
      <w:pPr>
        <w:rPr>
          <w:lang w:val="sr-Cyrl-RS"/>
        </w:rPr>
      </w:pPr>
    </w:p>
    <w:p w14:paraId="466888D1" w14:textId="77777777" w:rsidR="00F63483" w:rsidRDefault="00F63483" w:rsidP="00B00888">
      <w:pPr>
        <w:rPr>
          <w:lang w:val="sr-Cyrl-RS"/>
        </w:rPr>
      </w:pPr>
    </w:p>
    <w:p w14:paraId="6C6CB6D2" w14:textId="01872899" w:rsidR="00B00888" w:rsidRDefault="005E0B56" w:rsidP="00B00888">
      <w:pPr>
        <w:pStyle w:val="Heading2"/>
        <w:rPr>
          <w:lang w:val="sr-Cyrl-RS"/>
        </w:rPr>
      </w:pPr>
      <w:bookmarkStart w:id="60" w:name="_Toc101465964"/>
      <w:r>
        <w:rPr>
          <w:lang w:val="sr-Cyrl-RS"/>
        </w:rPr>
        <w:t>Кориснички интерфејси</w:t>
      </w:r>
      <w:bookmarkEnd w:id="60"/>
    </w:p>
    <w:p w14:paraId="40CE39D8" w14:textId="77777777" w:rsidR="00162A33" w:rsidRDefault="00162A33" w:rsidP="00162A33">
      <w:pPr>
        <w:rPr>
          <w:lang w:val="sr-Cyrl-RS"/>
        </w:rPr>
      </w:pPr>
    </w:p>
    <w:p w14:paraId="5A657AE7" w14:textId="514EC6E7" w:rsidR="00162A33" w:rsidRDefault="00162A33" w:rsidP="00162A33">
      <w:pPr>
        <w:pStyle w:val="Heading3"/>
        <w:rPr>
          <w:lang w:val="sr-Cyrl-RS"/>
        </w:rPr>
      </w:pPr>
      <w:bookmarkStart w:id="61" w:name="_Toc101465965"/>
      <w:r>
        <w:rPr>
          <w:lang w:val="sr-Cyrl-RS"/>
        </w:rPr>
        <w:t>Веб апликација</w:t>
      </w:r>
      <w:bookmarkEnd w:id="61"/>
    </w:p>
    <w:p w14:paraId="1A7805C5" w14:textId="77777777" w:rsidR="00F63483" w:rsidRPr="00F63483" w:rsidRDefault="00F63483" w:rsidP="00F63483">
      <w:pPr>
        <w:rPr>
          <w:lang w:val="sr-Cyrl-RS"/>
        </w:rPr>
      </w:pPr>
    </w:p>
    <w:p w14:paraId="28B765F6" w14:textId="6D1B0906" w:rsidR="00F04CF4" w:rsidRDefault="00F04CF4" w:rsidP="00F04CF4">
      <w:pPr>
        <w:rPr>
          <w:lang w:val="sr-Cyrl-RS"/>
        </w:rPr>
      </w:pPr>
      <w:r>
        <w:rPr>
          <w:lang w:val="sr-Cyrl-RS"/>
        </w:rPr>
        <w:t>П</w:t>
      </w:r>
      <w:r w:rsidR="00761FD3">
        <w:rPr>
          <w:lang w:val="sr-Cyrl-RS"/>
        </w:rPr>
        <w:t>осећивањем веб апликације</w:t>
      </w:r>
      <w:r w:rsidR="007D0A67">
        <w:rPr>
          <w:lang w:val="sr-Cyrl-RS"/>
        </w:rPr>
        <w:t xml:space="preserve"> корисник може видети насловну страну </w:t>
      </w:r>
      <w:r w:rsidR="002F7706">
        <w:rPr>
          <w:lang w:val="sr-Cyrl-RS"/>
        </w:rPr>
        <w:t>апликације.</w:t>
      </w:r>
    </w:p>
    <w:p w14:paraId="244B3BB9" w14:textId="562E41DD" w:rsidR="006C3C72" w:rsidRDefault="006C3C72" w:rsidP="00F04CF4">
      <w:pPr>
        <w:rPr>
          <w:lang w:val="sr-Cyrl-RS"/>
        </w:rPr>
      </w:pPr>
      <w:r>
        <w:rPr>
          <w:lang w:val="sr-Cyrl-RS"/>
        </w:rPr>
        <w:t>На насловној страни се налаз</w:t>
      </w:r>
      <w:r w:rsidR="009333CC">
        <w:rPr>
          <w:lang w:val="sr-Cyrl-RS"/>
        </w:rPr>
        <w:t>и навигациони мени, на коме се налазе линкови за стране „</w:t>
      </w:r>
      <w:r w:rsidR="00813A7B">
        <w:rPr>
          <w:lang w:val="sr-Cyrl-RS"/>
        </w:rPr>
        <w:t>Направи експеримент</w:t>
      </w:r>
      <w:r w:rsidR="009333CC">
        <w:rPr>
          <w:lang w:val="sr-Cyrl-RS"/>
        </w:rPr>
        <w:t>“</w:t>
      </w:r>
      <w:r w:rsidR="005147CD">
        <w:rPr>
          <w:lang w:val="sr-Cyrl-RS"/>
        </w:rPr>
        <w:t xml:space="preserve">, </w:t>
      </w:r>
      <w:r w:rsidR="00173D68">
        <w:rPr>
          <w:lang w:val="sr-Cyrl-RS"/>
        </w:rPr>
        <w:t>„Тренира</w:t>
      </w:r>
      <w:r w:rsidR="00813A7B">
        <w:rPr>
          <w:lang w:val="sr-Cyrl-RS"/>
        </w:rPr>
        <w:t>ј модел</w:t>
      </w:r>
      <w:r w:rsidR="00173D68">
        <w:rPr>
          <w:lang w:val="sr-Cyrl-RS"/>
        </w:rPr>
        <w:t>“</w:t>
      </w:r>
      <w:r w:rsidR="005147CD">
        <w:rPr>
          <w:lang w:val="sr-Cyrl-RS"/>
        </w:rPr>
        <w:t xml:space="preserve">, </w:t>
      </w:r>
      <w:r w:rsidR="00027F8C">
        <w:rPr>
          <w:lang w:val="sr-Cyrl-RS"/>
        </w:rPr>
        <w:t>„Предвиди“</w:t>
      </w:r>
      <w:r w:rsidR="009333CC">
        <w:rPr>
          <w:lang w:val="sr-Cyrl-RS"/>
        </w:rPr>
        <w:t xml:space="preserve"> као и дугмад за отварање </w:t>
      </w:r>
      <w:r w:rsidR="00DA57F9">
        <w:rPr>
          <w:lang w:val="sr-Cyrl-RS"/>
        </w:rPr>
        <w:t>модала за пријаву и регистрацију.</w:t>
      </w:r>
    </w:p>
    <w:p w14:paraId="0599288B" w14:textId="1295CE65" w:rsidR="001D0056" w:rsidRDefault="761CA682" w:rsidP="001D0056">
      <w:pPr>
        <w:jc w:val="center"/>
        <w:rPr>
          <w:lang w:val="sr-Cyrl-RS"/>
        </w:rPr>
      </w:pPr>
      <w:r>
        <w:rPr>
          <w:noProof/>
        </w:rPr>
        <w:drawing>
          <wp:anchor distT="0" distB="0" distL="114300" distR="114300" simplePos="0" relativeHeight="251658241" behindDoc="1" locked="0" layoutInCell="1" allowOverlap="1" wp14:anchorId="44677C41" wp14:editId="714577A5">
            <wp:simplePos x="0" y="0"/>
            <wp:positionH relativeFrom="margin">
              <wp:align>center</wp:align>
            </wp:positionH>
            <wp:positionV relativeFrom="paragraph">
              <wp:posOffset>150495</wp:posOffset>
            </wp:positionV>
            <wp:extent cx="4876800" cy="3461385"/>
            <wp:effectExtent l="0" t="0" r="0" b="5715"/>
            <wp:wrapTight wrapText="bothSides">
              <wp:wrapPolygon edited="0">
                <wp:start x="0" y="0"/>
                <wp:lineTo x="0" y="21517"/>
                <wp:lineTo x="21516" y="21517"/>
                <wp:lineTo x="2151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4876800" cy="3461385"/>
                    </a:xfrm>
                    <a:prstGeom prst="rect">
                      <a:avLst/>
                    </a:prstGeom>
                  </pic:spPr>
                </pic:pic>
              </a:graphicData>
            </a:graphic>
          </wp:anchor>
        </w:drawing>
      </w:r>
    </w:p>
    <w:p w14:paraId="4CE23385" w14:textId="77777777" w:rsidR="00440273" w:rsidRDefault="00440273" w:rsidP="00F04CF4">
      <w:pPr>
        <w:rPr>
          <w:lang w:val="sr-Cyrl-RS"/>
        </w:rPr>
      </w:pPr>
    </w:p>
    <w:p w14:paraId="32054362" w14:textId="77777777" w:rsidR="00440273" w:rsidRDefault="00440273" w:rsidP="00F04CF4">
      <w:pPr>
        <w:rPr>
          <w:lang w:val="sr-Cyrl-RS"/>
        </w:rPr>
      </w:pPr>
    </w:p>
    <w:p w14:paraId="2DEDD92B" w14:textId="77777777" w:rsidR="00440273" w:rsidRDefault="00440273" w:rsidP="00F04CF4">
      <w:pPr>
        <w:rPr>
          <w:lang w:val="sr-Cyrl-RS"/>
        </w:rPr>
      </w:pPr>
    </w:p>
    <w:p w14:paraId="5A23AF7C" w14:textId="77777777" w:rsidR="00440273" w:rsidRDefault="00440273" w:rsidP="00F04CF4">
      <w:pPr>
        <w:rPr>
          <w:lang w:val="sr-Cyrl-RS"/>
        </w:rPr>
      </w:pPr>
    </w:p>
    <w:p w14:paraId="4F0B544D" w14:textId="77777777" w:rsidR="00440273" w:rsidRDefault="00440273" w:rsidP="00F04CF4">
      <w:pPr>
        <w:rPr>
          <w:lang w:val="sr-Cyrl-RS"/>
        </w:rPr>
      </w:pPr>
    </w:p>
    <w:p w14:paraId="2A60CB36" w14:textId="77777777" w:rsidR="00440273" w:rsidRDefault="00440273" w:rsidP="00F04CF4">
      <w:pPr>
        <w:rPr>
          <w:lang w:val="sr-Cyrl-RS"/>
        </w:rPr>
      </w:pPr>
    </w:p>
    <w:p w14:paraId="3B421980" w14:textId="77777777" w:rsidR="00440273" w:rsidRDefault="00440273" w:rsidP="00F04CF4">
      <w:pPr>
        <w:rPr>
          <w:lang w:val="sr-Cyrl-RS"/>
        </w:rPr>
      </w:pPr>
    </w:p>
    <w:p w14:paraId="32023BDF" w14:textId="77777777" w:rsidR="00440273" w:rsidRDefault="00440273" w:rsidP="00F04CF4">
      <w:pPr>
        <w:rPr>
          <w:lang w:val="sr-Cyrl-RS"/>
        </w:rPr>
      </w:pPr>
    </w:p>
    <w:p w14:paraId="476F035A" w14:textId="77777777" w:rsidR="00440273" w:rsidRDefault="00440273" w:rsidP="00F04CF4">
      <w:pPr>
        <w:rPr>
          <w:lang w:val="sr-Cyrl-RS"/>
        </w:rPr>
      </w:pPr>
    </w:p>
    <w:p w14:paraId="224D4FAC" w14:textId="77777777" w:rsidR="00440273" w:rsidRDefault="00440273" w:rsidP="00F04CF4">
      <w:pPr>
        <w:rPr>
          <w:lang w:val="sr-Cyrl-RS"/>
        </w:rPr>
      </w:pPr>
    </w:p>
    <w:p w14:paraId="22AE9974" w14:textId="77777777" w:rsidR="00440273" w:rsidRDefault="00440273" w:rsidP="00F04CF4">
      <w:pPr>
        <w:rPr>
          <w:lang w:val="sr-Cyrl-RS"/>
        </w:rPr>
      </w:pPr>
    </w:p>
    <w:p w14:paraId="3768E7FB" w14:textId="17839815" w:rsidR="00440273" w:rsidRDefault="00440273" w:rsidP="00F04CF4">
      <w:pPr>
        <w:rPr>
          <w:lang w:val="sr-Cyrl-RS"/>
        </w:rPr>
      </w:pPr>
    </w:p>
    <w:p w14:paraId="020D833B" w14:textId="181BB5E9" w:rsidR="00440273" w:rsidRDefault="00440273" w:rsidP="00F04CF4">
      <w:pPr>
        <w:rPr>
          <w:lang w:val="sr-Cyrl-RS"/>
        </w:rPr>
      </w:pPr>
      <w:r>
        <w:rPr>
          <w:noProof/>
        </w:rPr>
        <mc:AlternateContent>
          <mc:Choice Requires="wps">
            <w:drawing>
              <wp:anchor distT="0" distB="0" distL="114300" distR="114300" simplePos="0" relativeHeight="251658242" behindDoc="1" locked="0" layoutInCell="1" allowOverlap="1" wp14:anchorId="7842FCFE" wp14:editId="7A1E6E7A">
                <wp:simplePos x="0" y="0"/>
                <wp:positionH relativeFrom="margin">
                  <wp:align>center</wp:align>
                </wp:positionH>
                <wp:positionV relativeFrom="paragraph">
                  <wp:posOffset>40005</wp:posOffset>
                </wp:positionV>
                <wp:extent cx="4876800" cy="635"/>
                <wp:effectExtent l="0" t="0" r="0" b="0"/>
                <wp:wrapTight wrapText="bothSides">
                  <wp:wrapPolygon edited="0">
                    <wp:start x="0" y="0"/>
                    <wp:lineTo x="0" y="20057"/>
                    <wp:lineTo x="21516" y="20057"/>
                    <wp:lineTo x="2151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524866B0" w14:textId="0087E06E" w:rsidR="00440273" w:rsidRPr="007B6D7D" w:rsidRDefault="00440273" w:rsidP="00440273">
                            <w:pPr>
                              <w:pStyle w:val="Caption"/>
                              <w:jc w:val="center"/>
                              <w:rPr>
                                <w:noProof/>
                              </w:rPr>
                            </w:pPr>
                            <w:r>
                              <w:t xml:space="preserve">Слика </w:t>
                            </w:r>
                            <w:r>
                              <w:fldChar w:fldCharType="begin"/>
                            </w:r>
                            <w:r>
                              <w:instrText>SEQ Слика \* ARABIC</w:instrText>
                            </w:r>
                            <w:r>
                              <w:fldChar w:fldCharType="separate"/>
                            </w:r>
                            <w:r w:rsidR="001F31EC">
                              <w:rPr>
                                <w:noProof/>
                              </w:rPr>
                              <w:t>3</w:t>
                            </w:r>
                            <w:r>
                              <w:fldChar w:fldCharType="end"/>
                            </w:r>
                            <w:r>
                              <w:rPr>
                                <w:lang w:val="sr-Cyrl-RS"/>
                              </w:rPr>
                              <w:t>- Почетна страна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42FCFE" id="_x0000_t202" coordsize="21600,21600" o:spt="202" path="m,l,21600r21600,l21600,xe">
                <v:stroke joinstyle="miter"/>
                <v:path gradientshapeok="t" o:connecttype="rect"/>
              </v:shapetype>
              <v:shape id="Text Box 10" o:spid="_x0000_s1026" type="#_x0000_t202" style="position:absolute;left:0;text-align:left;margin-left:0;margin-top:3.15pt;width:384pt;height:.05pt;z-index:-2516582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" stroked="f">
                <v:textbox style="mso-fit-shape-to-text:t" inset="0,0,0,0">
                  <w:txbxContent>
                    <w:p w14:paraId="524866B0" w14:textId="0087E06E" w:rsidR="00440273" w:rsidRPr="007B6D7D" w:rsidRDefault="00440273" w:rsidP="00440273">
                      <w:pPr>
                        <w:pStyle w:val="Caption"/>
                        <w:jc w:val="center"/>
                        <w:rPr>
                          <w:noProof/>
                        </w:rPr>
                      </w:pPr>
                      <w:r>
                        <w:t xml:space="preserve">Слика </w:t>
                      </w:r>
                      <w:r>
                        <w:fldChar w:fldCharType="begin"/>
                      </w:r>
                      <w:r>
                        <w:instrText>SEQ Слика \* ARABIC</w:instrText>
                      </w:r>
                      <w:r>
                        <w:fldChar w:fldCharType="separate"/>
                      </w:r>
                      <w:r w:rsidR="001F31EC">
                        <w:rPr>
                          <w:noProof/>
                        </w:rPr>
                        <w:t>3</w:t>
                      </w:r>
                      <w:r>
                        <w:fldChar w:fldCharType="end"/>
                      </w:r>
                      <w:r>
                        <w:rPr>
                          <w:lang w:val="sr-Cyrl-RS"/>
                        </w:rPr>
                        <w:t>- Почетна страна</w:t>
                      </w:r>
                    </w:p>
                  </w:txbxContent>
                </v:textbox>
                <w10:wrap type="tight" anchorx="margin"/>
              </v:shape>
            </w:pict>
          </mc:Fallback>
        </mc:AlternateContent>
      </w:r>
    </w:p>
    <w:p w14:paraId="74C3DC7E" w14:textId="77777777" w:rsidR="00440273" w:rsidRDefault="00440273" w:rsidP="00F04CF4">
      <w:pPr>
        <w:rPr>
          <w:lang w:val="sr-Cyrl-RS"/>
        </w:rPr>
      </w:pPr>
    </w:p>
    <w:p w14:paraId="73796D28" w14:textId="12637D88" w:rsidR="000150E2" w:rsidRDefault="1BB0CDC5" w:rsidP="00F04CF4">
      <w:pPr>
        <w:rPr>
          <w:lang w:val="sr-Cyrl-RS"/>
        </w:rPr>
      </w:pPr>
      <w:proofErr w:type="spellStart"/>
      <w:r w:rsidRPr="34149819">
        <w:rPr>
          <w:lang w:val="sr-Cyrl-RS"/>
        </w:rPr>
        <w:t>Нерегистровани</w:t>
      </w:r>
      <w:proofErr w:type="spellEnd"/>
      <w:r w:rsidR="005E2772">
        <w:rPr>
          <w:lang w:val="sr-Cyrl-RS"/>
        </w:rPr>
        <w:t xml:space="preserve"> корисници могу да се пријаве </w:t>
      </w:r>
      <w:r w:rsidR="009C7D11">
        <w:rPr>
          <w:lang w:val="sr-Cyrl-RS"/>
        </w:rPr>
        <w:t>тако што попуне форму за регистрацију</w:t>
      </w:r>
      <w:r w:rsidR="006656DB">
        <w:rPr>
          <w:lang w:val="sr-Cyrl-RS"/>
        </w:rPr>
        <w:t>.</w:t>
      </w:r>
      <w:r w:rsidR="00943649">
        <w:rPr>
          <w:lang w:val="sr-Cyrl-RS"/>
        </w:rPr>
        <w:t xml:space="preserve"> </w:t>
      </w:r>
      <w:r w:rsidR="006656DB">
        <w:rPr>
          <w:lang w:val="sr-Cyrl-RS"/>
        </w:rPr>
        <w:t>У</w:t>
      </w:r>
      <w:r w:rsidR="00943649">
        <w:rPr>
          <w:lang w:val="sr-Cyrl-RS"/>
        </w:rPr>
        <w:t>колико нек</w:t>
      </w:r>
      <w:r w:rsidR="009217C7">
        <w:rPr>
          <w:lang w:val="sr-Cyrl-RS"/>
        </w:rPr>
        <w:t xml:space="preserve">и подаци </w:t>
      </w:r>
      <w:r w:rsidR="00027524">
        <w:rPr>
          <w:lang w:val="sr-Cyrl-RS"/>
        </w:rPr>
        <w:t>у форми нису валидни корисник је обавештен о томе</w:t>
      </w:r>
      <w:r w:rsidR="005604EA">
        <w:rPr>
          <w:lang w:val="sr-Cyrl-RS"/>
        </w:rPr>
        <w:t xml:space="preserve"> преко поруке</w:t>
      </w:r>
      <w:r w:rsidR="00116CDC" w:rsidRPr="00B26C56">
        <w:rPr>
          <w:lang w:val="sr-Cyrl-RS"/>
        </w:rPr>
        <w:t xml:space="preserve"> </w:t>
      </w:r>
      <w:r w:rsidR="00116CDC">
        <w:rPr>
          <w:lang w:val="sr-Cyrl-RS"/>
        </w:rPr>
        <w:t>која се налази испод погрешно унетог поља</w:t>
      </w:r>
      <w:r w:rsidR="005604EA">
        <w:rPr>
          <w:lang w:val="sr-Cyrl-RS"/>
        </w:rPr>
        <w:t>.</w:t>
      </w:r>
      <w:r w:rsidR="00CA3352">
        <w:rPr>
          <w:lang w:val="sr-Cyrl-RS"/>
        </w:rPr>
        <w:t xml:space="preserve"> Уколико </w:t>
      </w:r>
      <w:r w:rsidR="00F81AC6">
        <w:rPr>
          <w:lang w:val="sr-Cyrl-RS"/>
        </w:rPr>
        <w:t xml:space="preserve">је корисник </w:t>
      </w:r>
      <w:r w:rsidR="00784D0A">
        <w:rPr>
          <w:lang w:val="sr-Cyrl-RS"/>
        </w:rPr>
        <w:t>успешно попунио</w:t>
      </w:r>
      <w:r w:rsidR="00416642">
        <w:rPr>
          <w:lang w:val="sr-Cyrl-RS"/>
        </w:rPr>
        <w:t xml:space="preserve"> форму</w:t>
      </w:r>
      <w:r w:rsidR="00A4366D">
        <w:rPr>
          <w:lang w:val="sr-Cyrl-RS"/>
        </w:rPr>
        <w:t>,</w:t>
      </w:r>
      <w:r w:rsidR="00AA266E">
        <w:rPr>
          <w:lang w:val="sr-Cyrl-RS"/>
        </w:rPr>
        <w:t xml:space="preserve"> региструје се у бази података и</w:t>
      </w:r>
      <w:r w:rsidR="0054291A">
        <w:rPr>
          <w:lang w:val="sr-Cyrl-RS"/>
        </w:rPr>
        <w:t xml:space="preserve"> аутоматски се</w:t>
      </w:r>
      <w:r w:rsidR="00AA266E">
        <w:rPr>
          <w:lang w:val="sr-Cyrl-RS"/>
        </w:rPr>
        <w:t xml:space="preserve"> пријављује </w:t>
      </w:r>
      <w:r w:rsidR="00B540F6">
        <w:rPr>
          <w:lang w:val="sr-Cyrl-RS"/>
        </w:rPr>
        <w:t>на систем</w:t>
      </w:r>
      <w:r w:rsidR="000150E2">
        <w:rPr>
          <w:lang w:val="sr-Cyrl-RS"/>
        </w:rPr>
        <w:t xml:space="preserve"> и успоставља сесију</w:t>
      </w:r>
      <w:r w:rsidR="00B540F6">
        <w:rPr>
          <w:lang w:val="sr-Cyrl-RS"/>
        </w:rPr>
        <w:t>.</w:t>
      </w:r>
    </w:p>
    <w:p w14:paraId="2E6F0982" w14:textId="4D397379" w:rsidR="00BD1F46" w:rsidRDefault="00C22BE0" w:rsidP="009C492E">
      <w:pPr>
        <w:jc w:val="center"/>
        <w:rPr>
          <w:lang w:val="sr-Cyrl-RS"/>
        </w:rPr>
      </w:pPr>
      <w:r>
        <w:rPr>
          <w:noProof/>
        </w:rPr>
        <w:lastRenderedPageBreak/>
        <mc:AlternateContent>
          <mc:Choice Requires="wps">
            <w:drawing>
              <wp:anchor distT="0" distB="0" distL="114300" distR="114300" simplePos="0" relativeHeight="251658245" behindDoc="1" locked="0" layoutInCell="1" allowOverlap="1" wp14:anchorId="4F88962F" wp14:editId="420B33AA">
                <wp:simplePos x="0" y="0"/>
                <wp:positionH relativeFrom="column">
                  <wp:posOffset>731520</wp:posOffset>
                </wp:positionH>
                <wp:positionV relativeFrom="paragraph">
                  <wp:posOffset>2216150</wp:posOffset>
                </wp:positionV>
                <wp:extent cx="243205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BF6816B" w14:textId="743BB1A9" w:rsidR="00C22BE0" w:rsidRPr="00920B0C" w:rsidRDefault="00C22BE0" w:rsidP="00C22BE0">
                            <w:pPr>
                              <w:pStyle w:val="Caption"/>
                              <w:jc w:val="center"/>
                              <w:rPr>
                                <w:noProof/>
                              </w:rPr>
                            </w:pPr>
                            <w:r>
                              <w:t xml:space="preserve">Слика </w:t>
                            </w:r>
                            <w:r>
                              <w:fldChar w:fldCharType="begin"/>
                            </w:r>
                            <w:r>
                              <w:instrText>SEQ Слика \* ARABIC</w:instrText>
                            </w:r>
                            <w:r>
                              <w:fldChar w:fldCharType="separate"/>
                            </w:r>
                            <w:r w:rsidR="001F31EC">
                              <w:rPr>
                                <w:noProof/>
                              </w:rPr>
                              <w:t>4</w:t>
                            </w:r>
                            <w:r>
                              <w:fldChar w:fldCharType="end"/>
                            </w:r>
                            <w:r>
                              <w:rPr>
                                <w:lang w:val="sr-Cyrl-RS"/>
                              </w:rPr>
                              <w:t>- Регистрација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8962F" id="Text Box 11" o:spid="_x0000_s1027" type="#_x0000_t202" style="position:absolute;left:0;text-align:left;margin-left:57.6pt;margin-top:174.5pt;width:191.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PGAIAAD8EAAAOAAAAZHJzL2Uyb0RvYy54bWysU8Fu2zAMvQ/YPwi6L07StR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zzz1fz6TWFJMVurq5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" stroked="f">
                <v:textbox style="mso-fit-shape-to-text:t" inset="0,0,0,0">
                  <w:txbxContent>
                    <w:p w14:paraId="0BF6816B" w14:textId="743BB1A9" w:rsidR="00C22BE0" w:rsidRPr="00920B0C" w:rsidRDefault="00C22BE0" w:rsidP="00C22BE0">
                      <w:pPr>
                        <w:pStyle w:val="Caption"/>
                        <w:jc w:val="center"/>
                        <w:rPr>
                          <w:noProof/>
                        </w:rPr>
                      </w:pPr>
                      <w:r>
                        <w:t xml:space="preserve">Слика </w:t>
                      </w:r>
                      <w:r>
                        <w:fldChar w:fldCharType="begin"/>
                      </w:r>
                      <w:r>
                        <w:instrText>SEQ Слика \* ARABIC</w:instrText>
                      </w:r>
                      <w:r>
                        <w:fldChar w:fldCharType="separate"/>
                      </w:r>
                      <w:r w:rsidR="001F31EC">
                        <w:rPr>
                          <w:noProof/>
                        </w:rPr>
                        <w:t>4</w:t>
                      </w:r>
                      <w:r>
                        <w:fldChar w:fldCharType="end"/>
                      </w:r>
                      <w:r>
                        <w:rPr>
                          <w:lang w:val="sr-Cyrl-RS"/>
                        </w:rPr>
                        <w:t>- Регистрација</w:t>
                      </w:r>
                    </w:p>
                  </w:txbxContent>
                </v:textbox>
                <w10:wrap type="tight"/>
              </v:shape>
            </w:pict>
          </mc:Fallback>
        </mc:AlternateContent>
      </w:r>
      <w:r w:rsidR="7470E1E4">
        <w:rPr>
          <w:noProof/>
        </w:rPr>
        <w:drawing>
          <wp:anchor distT="0" distB="0" distL="114300" distR="114300" simplePos="0" relativeHeight="251658243" behindDoc="1" locked="0" layoutInCell="1" allowOverlap="1" wp14:anchorId="2258E395" wp14:editId="2864B62C">
            <wp:simplePos x="0" y="0"/>
            <wp:positionH relativeFrom="column">
              <wp:posOffset>731520</wp:posOffset>
            </wp:positionH>
            <wp:positionV relativeFrom="paragraph">
              <wp:posOffset>0</wp:posOffset>
            </wp:positionV>
            <wp:extent cx="2432050" cy="2159000"/>
            <wp:effectExtent l="0" t="0" r="6350" b="0"/>
            <wp:wrapTight wrapText="bothSides">
              <wp:wrapPolygon edited="0">
                <wp:start x="0" y="0"/>
                <wp:lineTo x="0" y="21346"/>
                <wp:lineTo x="21487" y="21346"/>
                <wp:lineTo x="2148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2050" cy="2159000"/>
                    </a:xfrm>
                    <a:prstGeom prst="rect">
                      <a:avLst/>
                    </a:prstGeom>
                  </pic:spPr>
                </pic:pic>
              </a:graphicData>
            </a:graphic>
          </wp:anchor>
        </w:drawing>
      </w:r>
      <w:r>
        <w:rPr>
          <w:noProof/>
        </w:rPr>
        <mc:AlternateContent>
          <mc:Choice Requires="wps">
            <w:drawing>
              <wp:anchor distT="0" distB="0" distL="114300" distR="114300" simplePos="0" relativeHeight="251658246" behindDoc="1" locked="0" layoutInCell="1" allowOverlap="1" wp14:anchorId="300FC160" wp14:editId="16226F3D">
                <wp:simplePos x="0" y="0"/>
                <wp:positionH relativeFrom="column">
                  <wp:posOffset>3459480</wp:posOffset>
                </wp:positionH>
                <wp:positionV relativeFrom="paragraph">
                  <wp:posOffset>2106930</wp:posOffset>
                </wp:positionV>
                <wp:extent cx="220345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203450" cy="635"/>
                        </a:xfrm>
                        <a:prstGeom prst="rect">
                          <a:avLst/>
                        </a:prstGeom>
                        <a:solidFill>
                          <a:prstClr val="white"/>
                        </a:solidFill>
                        <a:ln>
                          <a:noFill/>
                        </a:ln>
                      </wps:spPr>
                      <wps:txbx>
                        <w:txbxContent>
                          <w:p w14:paraId="03508C57" w14:textId="35E91628" w:rsidR="00C22BE0" w:rsidRPr="00B7009B" w:rsidRDefault="00C22BE0" w:rsidP="00C22BE0">
                            <w:pPr>
                              <w:pStyle w:val="Caption"/>
                              <w:jc w:val="center"/>
                              <w:rPr>
                                <w:noProof/>
                              </w:rPr>
                            </w:pPr>
                            <w:r>
                              <w:t xml:space="preserve">Слика </w:t>
                            </w:r>
                            <w:r>
                              <w:fldChar w:fldCharType="begin"/>
                            </w:r>
                            <w:r>
                              <w:instrText>SEQ Слика \* ARABIC</w:instrText>
                            </w:r>
                            <w:r>
                              <w:fldChar w:fldCharType="separate"/>
                            </w:r>
                            <w:r w:rsidR="001F31EC">
                              <w:rPr>
                                <w:noProof/>
                              </w:rPr>
                              <w:t>5</w:t>
                            </w:r>
                            <w:r>
                              <w:fldChar w:fldCharType="end"/>
                            </w:r>
                            <w:r>
                              <w:rPr>
                                <w:lang w:val="sr-Cyrl-RS"/>
                              </w:rPr>
                              <w:t xml:space="preserve"> - Пријава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FC160" id="Text Box 15" o:spid="_x0000_s1028" type="#_x0000_t202" style="position:absolute;left:0;text-align:left;margin-left:272.4pt;margin-top:165.9pt;width:173.5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S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fHrz8ZZcknx3N7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" stroked="f">
                <v:textbox style="mso-fit-shape-to-text:t" inset="0,0,0,0">
                  <w:txbxContent>
                    <w:p w14:paraId="03508C57" w14:textId="35E91628" w:rsidR="00C22BE0" w:rsidRPr="00B7009B" w:rsidRDefault="00C22BE0" w:rsidP="00C22BE0">
                      <w:pPr>
                        <w:pStyle w:val="Caption"/>
                        <w:jc w:val="center"/>
                        <w:rPr>
                          <w:noProof/>
                        </w:rPr>
                      </w:pPr>
                      <w:r>
                        <w:t xml:space="preserve">Слика </w:t>
                      </w:r>
                      <w:r>
                        <w:fldChar w:fldCharType="begin"/>
                      </w:r>
                      <w:r>
                        <w:instrText>SEQ Слика \* ARABIC</w:instrText>
                      </w:r>
                      <w:r>
                        <w:fldChar w:fldCharType="separate"/>
                      </w:r>
                      <w:r w:rsidR="001F31EC">
                        <w:rPr>
                          <w:noProof/>
                        </w:rPr>
                        <w:t>5</w:t>
                      </w:r>
                      <w:r>
                        <w:fldChar w:fldCharType="end"/>
                      </w:r>
                      <w:r>
                        <w:rPr>
                          <w:lang w:val="sr-Cyrl-RS"/>
                        </w:rPr>
                        <w:t xml:space="preserve"> - Пријава</w:t>
                      </w:r>
                    </w:p>
                  </w:txbxContent>
                </v:textbox>
                <w10:wrap type="tight"/>
              </v:shape>
            </w:pict>
          </mc:Fallback>
        </mc:AlternateContent>
      </w:r>
      <w:r w:rsidR="27E84CE9">
        <w:rPr>
          <w:noProof/>
        </w:rPr>
        <w:drawing>
          <wp:anchor distT="0" distB="0" distL="114300" distR="114300" simplePos="0" relativeHeight="251658244" behindDoc="1" locked="0" layoutInCell="1" allowOverlap="1" wp14:anchorId="427C5FFB" wp14:editId="1A8CB683">
            <wp:simplePos x="0" y="0"/>
            <wp:positionH relativeFrom="column">
              <wp:posOffset>3459480</wp:posOffset>
            </wp:positionH>
            <wp:positionV relativeFrom="paragraph">
              <wp:posOffset>0</wp:posOffset>
            </wp:positionV>
            <wp:extent cx="2203450" cy="2049780"/>
            <wp:effectExtent l="0" t="0" r="6350" b="7620"/>
            <wp:wrapTight wrapText="bothSides">
              <wp:wrapPolygon edited="0">
                <wp:start x="0" y="0"/>
                <wp:lineTo x="0" y="21480"/>
                <wp:lineTo x="21476" y="21480"/>
                <wp:lineTo x="2147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2203450" cy="2049780"/>
                    </a:xfrm>
                    <a:prstGeom prst="rect">
                      <a:avLst/>
                    </a:prstGeom>
                  </pic:spPr>
                </pic:pic>
              </a:graphicData>
            </a:graphic>
          </wp:anchor>
        </w:drawing>
      </w:r>
    </w:p>
    <w:p w14:paraId="4D480DAC" w14:textId="77777777" w:rsidR="00C22BE0" w:rsidRDefault="00C22BE0" w:rsidP="00F04CF4">
      <w:pPr>
        <w:rPr>
          <w:lang w:val="sr-Cyrl-RS"/>
        </w:rPr>
      </w:pPr>
    </w:p>
    <w:p w14:paraId="4BAED206" w14:textId="77777777" w:rsidR="00C22BE0" w:rsidRDefault="00C22BE0" w:rsidP="00F04CF4">
      <w:pPr>
        <w:rPr>
          <w:lang w:val="sr-Cyrl-RS"/>
        </w:rPr>
      </w:pPr>
    </w:p>
    <w:p w14:paraId="2388E29F" w14:textId="77777777" w:rsidR="00C22BE0" w:rsidRDefault="00C22BE0" w:rsidP="00F04CF4">
      <w:pPr>
        <w:rPr>
          <w:lang w:val="sr-Cyrl-RS"/>
        </w:rPr>
      </w:pPr>
    </w:p>
    <w:p w14:paraId="79EBADF9" w14:textId="77777777" w:rsidR="00C22BE0" w:rsidRDefault="00C22BE0" w:rsidP="00F04CF4">
      <w:pPr>
        <w:rPr>
          <w:lang w:val="sr-Cyrl-RS"/>
        </w:rPr>
      </w:pPr>
    </w:p>
    <w:p w14:paraId="3C7653BB" w14:textId="77777777" w:rsidR="00C22BE0" w:rsidRDefault="00C22BE0" w:rsidP="00F04CF4">
      <w:pPr>
        <w:rPr>
          <w:lang w:val="sr-Cyrl-RS"/>
        </w:rPr>
      </w:pPr>
    </w:p>
    <w:p w14:paraId="4A575698" w14:textId="77777777" w:rsidR="00C22BE0" w:rsidRDefault="00C22BE0" w:rsidP="00F04CF4">
      <w:pPr>
        <w:rPr>
          <w:lang w:val="sr-Cyrl-RS"/>
        </w:rPr>
      </w:pPr>
    </w:p>
    <w:p w14:paraId="44A66C3B" w14:textId="77777777" w:rsidR="00C22BE0" w:rsidRDefault="00C22BE0" w:rsidP="00F04CF4">
      <w:pPr>
        <w:rPr>
          <w:lang w:val="sr-Cyrl-RS"/>
        </w:rPr>
      </w:pPr>
    </w:p>
    <w:p w14:paraId="05266B44" w14:textId="77777777" w:rsidR="00C22BE0" w:rsidRDefault="00C22BE0" w:rsidP="00F04CF4">
      <w:pPr>
        <w:rPr>
          <w:lang w:val="sr-Cyrl-RS"/>
        </w:rPr>
      </w:pPr>
    </w:p>
    <w:p w14:paraId="42723D2F" w14:textId="3B7F1271" w:rsidR="000150E2" w:rsidRDefault="000150E2" w:rsidP="00F04CF4">
      <w:pPr>
        <w:rPr>
          <w:lang w:val="sr-Cyrl-RS"/>
        </w:rPr>
      </w:pPr>
      <w:proofErr w:type="spellStart"/>
      <w:r w:rsidRPr="003742A9">
        <w:rPr>
          <w:lang w:val="sr-Cyrl-RS"/>
        </w:rPr>
        <w:t>Нерегистровани</w:t>
      </w:r>
      <w:proofErr w:type="spellEnd"/>
      <w:r>
        <w:rPr>
          <w:lang w:val="sr-Cyrl-RS"/>
        </w:rPr>
        <w:t xml:space="preserve"> корисници могу да користе апликацију </w:t>
      </w:r>
      <w:r w:rsidR="00BA782E">
        <w:rPr>
          <w:lang w:val="sr-Cyrl-RS"/>
        </w:rPr>
        <w:t>како</w:t>
      </w:r>
      <w:r>
        <w:rPr>
          <w:lang w:val="sr-Cyrl-RS"/>
        </w:rPr>
        <w:t xml:space="preserve"> </w:t>
      </w:r>
      <w:r w:rsidR="00C22BE0">
        <w:rPr>
          <w:lang w:val="sr-Cyrl-RS"/>
        </w:rPr>
        <w:t>би припрема</w:t>
      </w:r>
      <w:r w:rsidR="00BA782E">
        <w:rPr>
          <w:lang w:val="sr-Cyrl-RS"/>
        </w:rPr>
        <w:t>ли</w:t>
      </w:r>
      <w:r>
        <w:rPr>
          <w:lang w:val="sr-Cyrl-RS"/>
        </w:rPr>
        <w:t xml:space="preserve"> податке и тренира</w:t>
      </w:r>
      <w:r w:rsidR="00BA782E">
        <w:rPr>
          <w:lang w:val="sr-Cyrl-RS"/>
        </w:rPr>
        <w:t>ли</w:t>
      </w:r>
      <w:r>
        <w:rPr>
          <w:lang w:val="sr-Cyrl-RS"/>
        </w:rPr>
        <w:t xml:space="preserve"> вештачке неуронске мреже</w:t>
      </w:r>
      <w:r w:rsidR="00BA782E">
        <w:rPr>
          <w:lang w:val="sr-Cyrl-RS"/>
        </w:rPr>
        <w:t>. Р</w:t>
      </w:r>
      <w:r>
        <w:rPr>
          <w:lang w:val="sr-Cyrl-RS"/>
        </w:rPr>
        <w:t xml:space="preserve">езултати које </w:t>
      </w:r>
      <w:r w:rsidR="00BA782E">
        <w:rPr>
          <w:lang w:val="sr-Cyrl-RS"/>
        </w:rPr>
        <w:t>добију</w:t>
      </w:r>
      <w:r>
        <w:rPr>
          <w:lang w:val="sr-Cyrl-RS"/>
        </w:rPr>
        <w:t xml:space="preserve"> </w:t>
      </w:r>
      <w:r w:rsidR="00BA782E">
        <w:rPr>
          <w:lang w:val="sr-Cyrl-RS"/>
        </w:rPr>
        <w:t xml:space="preserve">су </w:t>
      </w:r>
      <w:r>
        <w:rPr>
          <w:lang w:val="sr-Cyrl-RS"/>
        </w:rPr>
        <w:t>привремени и бришу се након</w:t>
      </w:r>
      <w:r w:rsidR="00286477" w:rsidRPr="00792D0D">
        <w:rPr>
          <w:lang w:val="sr-Cyrl-RS"/>
        </w:rPr>
        <w:t xml:space="preserve"> 24</w:t>
      </w:r>
      <w:r w:rsidR="00BA782E">
        <w:rPr>
          <w:lang w:val="sr-Cyrl-RS"/>
        </w:rPr>
        <w:t xml:space="preserve"> </w:t>
      </w:r>
      <w:r w:rsidR="00286477">
        <w:rPr>
          <w:lang w:val="sr-Cyrl-RS"/>
        </w:rPr>
        <w:t>часа</w:t>
      </w:r>
      <w:r>
        <w:rPr>
          <w:lang w:val="sr-Cyrl-RS"/>
        </w:rPr>
        <w:t>.</w:t>
      </w:r>
    </w:p>
    <w:p w14:paraId="7886BCB2" w14:textId="0EF71127" w:rsidR="0086182E" w:rsidRDefault="000150E2" w:rsidP="00F91AB9">
      <w:r>
        <w:rPr>
          <w:lang w:val="sr-Cyrl-RS"/>
        </w:rPr>
        <w:t>К</w:t>
      </w:r>
      <w:r w:rsidR="009D512C">
        <w:rPr>
          <w:lang w:val="sr-Cyrl-RS"/>
        </w:rPr>
        <w:t>орисни</w:t>
      </w:r>
      <w:r>
        <w:rPr>
          <w:lang w:val="sr-Cyrl-RS"/>
        </w:rPr>
        <w:t>ци који се региструју</w:t>
      </w:r>
      <w:r w:rsidR="009D512C">
        <w:rPr>
          <w:lang w:val="sr-Cyrl-RS"/>
        </w:rPr>
        <w:t xml:space="preserve"> мо</w:t>
      </w:r>
      <w:r>
        <w:rPr>
          <w:lang w:val="sr-Cyrl-RS"/>
        </w:rPr>
        <w:t>гу</w:t>
      </w:r>
      <w:r w:rsidR="00C53D8E">
        <w:rPr>
          <w:lang w:val="sr-Cyrl-RS"/>
        </w:rPr>
        <w:t xml:space="preserve"> да се пријав</w:t>
      </w:r>
      <w:r>
        <w:rPr>
          <w:lang w:val="sr-Cyrl-RS"/>
        </w:rPr>
        <w:t>е</w:t>
      </w:r>
      <w:r w:rsidR="0074555A">
        <w:rPr>
          <w:lang w:val="sr-Cyrl-RS"/>
        </w:rPr>
        <w:t xml:space="preserve"> на систем</w:t>
      </w:r>
      <w:r w:rsidR="00C3518C">
        <w:rPr>
          <w:lang w:val="sr-Cyrl-RS"/>
        </w:rPr>
        <w:t>. Пријавом</w:t>
      </w:r>
      <w:r w:rsidR="0074555A">
        <w:rPr>
          <w:lang w:val="sr-Cyrl-RS"/>
        </w:rPr>
        <w:t xml:space="preserve"> д</w:t>
      </w:r>
      <w:r w:rsidR="00C3518C">
        <w:rPr>
          <w:lang w:val="sr-Cyrl-RS"/>
        </w:rPr>
        <w:t>обијају</w:t>
      </w:r>
      <w:r w:rsidR="0074555A">
        <w:rPr>
          <w:lang w:val="sr-Cyrl-RS"/>
        </w:rPr>
        <w:t xml:space="preserve"> могућност</w:t>
      </w:r>
      <w:r w:rsidR="0055708A">
        <w:rPr>
          <w:lang w:val="sr-Cyrl-RS"/>
        </w:rPr>
        <w:t xml:space="preserve"> чувања својих података и напретка тренирања</w:t>
      </w:r>
      <w:r w:rsidR="0074555A">
        <w:rPr>
          <w:lang w:val="sr-Cyrl-RS"/>
        </w:rPr>
        <w:t>.</w:t>
      </w:r>
      <w:r w:rsidR="00F91AB9" w:rsidRPr="00792D0D">
        <w:rPr>
          <w:lang w:val="sr-Cyrl-RS"/>
        </w:rPr>
        <w:t xml:space="preserve"> </w:t>
      </w:r>
      <w:r w:rsidR="00F91AB9">
        <w:rPr>
          <w:lang w:val="sr-Cyrl-RS"/>
        </w:rPr>
        <w:t>Такође могу да промене своје личне податке на страни „</w:t>
      </w:r>
      <w:r w:rsidR="0086182E">
        <w:t xml:space="preserve">Moj </w:t>
      </w:r>
      <w:proofErr w:type="spellStart"/>
      <w:r w:rsidR="0086182E">
        <w:t>profil</w:t>
      </w:r>
      <w:proofErr w:type="spellEnd"/>
      <w:r w:rsidR="0086182E">
        <w:t>”.</w:t>
      </w:r>
    </w:p>
    <w:p w14:paraId="4A813467" w14:textId="77777777" w:rsidR="001C2451" w:rsidRPr="0086182E" w:rsidRDefault="001C2451" w:rsidP="00F91AB9"/>
    <w:p w14:paraId="61ED1B7B" w14:textId="77777777" w:rsidR="0086182E" w:rsidRDefault="4852477F" w:rsidP="0086182E">
      <w:pPr>
        <w:keepNext/>
        <w:jc w:val="center"/>
      </w:pPr>
      <w:r>
        <w:rPr>
          <w:noProof/>
        </w:rPr>
        <w:drawing>
          <wp:inline distT="0" distB="0" distL="0" distR="0" wp14:anchorId="7B0B4E2A" wp14:editId="00EF2ABF">
            <wp:extent cx="5715000" cy="317805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715000" cy="3178053"/>
                    </a:xfrm>
                    <a:prstGeom prst="rect">
                      <a:avLst/>
                    </a:prstGeom>
                  </pic:spPr>
                </pic:pic>
              </a:graphicData>
            </a:graphic>
          </wp:inline>
        </w:drawing>
      </w:r>
    </w:p>
    <w:p w14:paraId="0CB5581F" w14:textId="660F3AF5" w:rsidR="00F91AB9" w:rsidRPr="00520B7F" w:rsidRDefault="0086182E" w:rsidP="0086182E">
      <w:pPr>
        <w:pStyle w:val="Caption"/>
        <w:jc w:val="center"/>
        <w:rPr>
          <w:lang w:val="sr-Cyrl-RS"/>
        </w:rPr>
      </w:pPr>
      <w:proofErr w:type="spellStart"/>
      <w:r>
        <w:t>Слика</w:t>
      </w:r>
      <w:proofErr w:type="spellEnd"/>
      <w:r>
        <w:t xml:space="preserve"> </w:t>
      </w:r>
      <w:r>
        <w:fldChar w:fldCharType="begin"/>
      </w:r>
      <w:r>
        <w:instrText>SEQ Слика \* ARABIC</w:instrText>
      </w:r>
      <w:r>
        <w:fldChar w:fldCharType="separate"/>
      </w:r>
      <w:r w:rsidR="001F31EC">
        <w:rPr>
          <w:noProof/>
        </w:rPr>
        <w:t>6</w:t>
      </w:r>
      <w:r>
        <w:fldChar w:fldCharType="end"/>
      </w:r>
      <w:r>
        <w:t xml:space="preserve"> - </w:t>
      </w:r>
      <w:r>
        <w:rPr>
          <w:lang w:val="sr-Cyrl-RS"/>
        </w:rPr>
        <w:t>Мој профил</w:t>
      </w:r>
    </w:p>
    <w:p w14:paraId="7F88838F" w14:textId="77777777" w:rsidR="00F91AB9" w:rsidRDefault="00F91AB9" w:rsidP="00F04CF4">
      <w:pPr>
        <w:rPr>
          <w:lang w:val="sr-Cyrl-RS"/>
        </w:rPr>
      </w:pPr>
    </w:p>
    <w:p w14:paraId="46167866" w14:textId="77777777" w:rsidR="001C2451" w:rsidRDefault="001C2451" w:rsidP="00F04CF4">
      <w:pPr>
        <w:rPr>
          <w:lang w:val="sr-Cyrl-RS"/>
        </w:rPr>
      </w:pPr>
    </w:p>
    <w:p w14:paraId="09E3E5DC" w14:textId="62A51A86" w:rsidR="00416FC9" w:rsidRPr="00AB451B" w:rsidRDefault="00813A7B" w:rsidP="00F04CF4">
      <w:r>
        <w:rPr>
          <w:lang w:val="sr-Cyrl-RS"/>
        </w:rPr>
        <w:lastRenderedPageBreak/>
        <w:t xml:space="preserve">На страници </w:t>
      </w:r>
      <w:r w:rsidR="00D048BD">
        <w:rPr>
          <w:lang w:val="sr-Cyrl-RS"/>
        </w:rPr>
        <w:t>,,</w:t>
      </w:r>
      <w:proofErr w:type="spellStart"/>
      <w:r w:rsidR="00D048BD">
        <w:t>Napravi</w:t>
      </w:r>
      <w:proofErr w:type="spellEnd"/>
      <w:r w:rsidR="00D048BD">
        <w:t xml:space="preserve"> </w:t>
      </w:r>
      <w:proofErr w:type="spellStart"/>
      <w:r w:rsidR="00D048BD">
        <w:t>eksperiment</w:t>
      </w:r>
      <w:proofErr w:type="spellEnd"/>
      <w:r w:rsidR="00D048BD">
        <w:t>”</w:t>
      </w:r>
      <w:r>
        <w:rPr>
          <w:lang w:val="sr-Cyrl-RS"/>
        </w:rPr>
        <w:t xml:space="preserve"> кориснику су представљена три корака за дефинисање проблема који жели да реши</w:t>
      </w:r>
      <w:r w:rsidR="00AB451B">
        <w:t>.</w:t>
      </w:r>
    </w:p>
    <w:p w14:paraId="37FF05ED" w14:textId="5E5CC5DC" w:rsidR="0099309E" w:rsidRDefault="00BE7EB6" w:rsidP="00F04CF4">
      <w:pPr>
        <w:rPr>
          <w:lang w:val="sr-Cyrl-RS"/>
        </w:rPr>
      </w:pPr>
      <w:r>
        <w:rPr>
          <w:lang w:val="sr-Cyrl-RS"/>
        </w:rPr>
        <w:t>У првом кораку</w:t>
      </w:r>
      <w:r w:rsidR="000E08D3">
        <w:rPr>
          <w:lang w:val="sr-Cyrl-RS"/>
        </w:rPr>
        <w:t xml:space="preserve"> </w:t>
      </w:r>
      <w:r w:rsidR="00757C63">
        <w:rPr>
          <w:lang w:val="sr-Cyrl-RS"/>
        </w:rPr>
        <w:t>корисник</w:t>
      </w:r>
      <w:r w:rsidR="00416FC9">
        <w:rPr>
          <w:lang w:val="sr-Cyrl-RS"/>
        </w:rPr>
        <w:t xml:space="preserve"> има могу</w:t>
      </w:r>
      <w:r w:rsidR="0035540D">
        <w:rPr>
          <w:lang w:val="sr-Cyrl-RS"/>
        </w:rPr>
        <w:t>ћност</w:t>
      </w:r>
      <w:r w:rsidR="00757C63">
        <w:rPr>
          <w:lang w:val="sr-Cyrl-RS"/>
        </w:rPr>
        <w:t xml:space="preserve"> </w:t>
      </w:r>
      <w:r w:rsidR="00CB1AD3">
        <w:rPr>
          <w:lang w:val="sr-Cyrl-RS"/>
        </w:rPr>
        <w:t>учитава</w:t>
      </w:r>
      <w:r w:rsidR="0035540D">
        <w:rPr>
          <w:lang w:val="sr-Cyrl-RS"/>
        </w:rPr>
        <w:t>ња</w:t>
      </w:r>
      <w:r w:rsidR="00CB1AD3">
        <w:rPr>
          <w:lang w:val="sr-Cyrl-RS"/>
        </w:rPr>
        <w:t xml:space="preserve"> извор</w:t>
      </w:r>
      <w:r w:rsidR="0035540D">
        <w:rPr>
          <w:lang w:val="sr-Cyrl-RS"/>
        </w:rPr>
        <w:t>а</w:t>
      </w:r>
      <w:r w:rsidR="00CB1AD3">
        <w:rPr>
          <w:lang w:val="sr-Cyrl-RS"/>
        </w:rPr>
        <w:t xml:space="preserve"> података са свог рачунара</w:t>
      </w:r>
      <w:r w:rsidR="006D3570">
        <w:rPr>
          <w:lang w:val="sr-Cyrl-RS"/>
        </w:rPr>
        <w:t xml:space="preserve"> </w:t>
      </w:r>
      <w:r w:rsidR="00D0504A">
        <w:rPr>
          <w:lang w:val="sr-Cyrl-RS"/>
        </w:rPr>
        <w:t xml:space="preserve">и </w:t>
      </w:r>
      <w:r w:rsidR="00416FC9">
        <w:rPr>
          <w:lang w:val="sr-Cyrl-RS"/>
        </w:rPr>
        <w:t>поставља</w:t>
      </w:r>
      <w:r w:rsidR="0035540D">
        <w:rPr>
          <w:lang w:val="sr-Cyrl-RS"/>
        </w:rPr>
        <w:t>ња истог</w:t>
      </w:r>
      <w:r w:rsidR="0011462F">
        <w:rPr>
          <w:lang w:val="sr-Cyrl-RS"/>
        </w:rPr>
        <w:t xml:space="preserve"> на </w:t>
      </w:r>
      <w:r w:rsidR="00524280">
        <w:rPr>
          <w:lang w:val="sr-Cyrl-RS"/>
        </w:rPr>
        <w:t>сервер</w:t>
      </w:r>
      <w:r w:rsidR="0035540D">
        <w:rPr>
          <w:lang w:val="sr-Cyrl-RS"/>
        </w:rPr>
        <w:t>, алтернативно може да одабере неки од својих претходно постављених</w:t>
      </w:r>
      <w:r w:rsidR="0052137F">
        <w:rPr>
          <w:lang w:val="sr-Cyrl-RS"/>
        </w:rPr>
        <w:t xml:space="preserve"> или увезених</w:t>
      </w:r>
      <w:r w:rsidR="0035540D">
        <w:rPr>
          <w:lang w:val="sr-Cyrl-RS"/>
        </w:rPr>
        <w:t xml:space="preserve"> извора података</w:t>
      </w:r>
      <w:r w:rsidR="00F22F97">
        <w:rPr>
          <w:lang w:val="sr-Cyrl-RS"/>
        </w:rPr>
        <w:t xml:space="preserve">. </w:t>
      </w:r>
      <w:proofErr w:type="spellStart"/>
      <w:r w:rsidR="00F22F97">
        <w:rPr>
          <w:lang w:val="sr-Cyrl-RS"/>
        </w:rPr>
        <w:t>Непријављени</w:t>
      </w:r>
      <w:proofErr w:type="spellEnd"/>
      <w:r w:rsidR="00F22F97">
        <w:rPr>
          <w:lang w:val="sr-Cyrl-RS"/>
        </w:rPr>
        <w:t xml:space="preserve"> корисник уместо својих извора података види јавне изворе пода</w:t>
      </w:r>
      <w:r w:rsidR="00FA74E5">
        <w:rPr>
          <w:lang w:val="sr-Cyrl-RS"/>
        </w:rPr>
        <w:t>така.</w:t>
      </w:r>
    </w:p>
    <w:p w14:paraId="4AE95D05" w14:textId="77777777" w:rsidR="00F06F4F" w:rsidRDefault="00F06F4F" w:rsidP="00F04CF4">
      <w:pPr>
        <w:rPr>
          <w:lang w:val="sr-Cyrl-RS"/>
        </w:rPr>
      </w:pPr>
    </w:p>
    <w:p w14:paraId="5439A8F8" w14:textId="77777777" w:rsidR="003C3593" w:rsidRDefault="10A0158F" w:rsidP="00F06F4F">
      <w:pPr>
        <w:keepNext/>
        <w:jc w:val="center"/>
      </w:pPr>
      <w:r>
        <w:rPr>
          <w:noProof/>
        </w:rPr>
        <w:drawing>
          <wp:inline distT="0" distB="0" distL="0" distR="0" wp14:anchorId="3FC99AC2" wp14:editId="1D71ABDB">
            <wp:extent cx="5657850" cy="4934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657850" cy="4934029"/>
                    </a:xfrm>
                    <a:prstGeom prst="rect">
                      <a:avLst/>
                    </a:prstGeom>
                  </pic:spPr>
                </pic:pic>
              </a:graphicData>
            </a:graphic>
          </wp:inline>
        </w:drawing>
      </w:r>
    </w:p>
    <w:p w14:paraId="65AC28B3" w14:textId="5B2EF24C" w:rsidR="00F06F4F" w:rsidRDefault="00F06F4F" w:rsidP="00F06F4F">
      <w:pPr>
        <w:pStyle w:val="Caption"/>
        <w:jc w:val="center"/>
        <w:rPr>
          <w:lang w:val="sr-Cyrl-RS"/>
        </w:rPr>
      </w:pPr>
      <w:proofErr w:type="spellStart"/>
      <w:r>
        <w:t>Слика</w:t>
      </w:r>
      <w:proofErr w:type="spellEnd"/>
      <w:r>
        <w:t xml:space="preserve"> </w:t>
      </w:r>
      <w:r>
        <w:fldChar w:fldCharType="begin"/>
      </w:r>
      <w:r>
        <w:instrText>SEQ Слика \* ARABIC</w:instrText>
      </w:r>
      <w:r>
        <w:fldChar w:fldCharType="separate"/>
      </w:r>
      <w:r w:rsidR="001F31EC">
        <w:rPr>
          <w:noProof/>
        </w:rPr>
        <w:t>7</w:t>
      </w:r>
      <w:r>
        <w:fldChar w:fldCharType="end"/>
      </w:r>
      <w:r>
        <w:rPr>
          <w:lang w:val="sr-Cyrl-RS"/>
        </w:rPr>
        <w:t xml:space="preserve"> - Креирање експеримента</w:t>
      </w:r>
      <w:r w:rsidR="00344088">
        <w:rPr>
          <w:lang w:val="sr-Cyrl-RS"/>
        </w:rPr>
        <w:t xml:space="preserve"> </w:t>
      </w:r>
      <w:r w:rsidR="004A5540">
        <w:rPr>
          <w:lang w:val="sr-Cyrl-RS"/>
        </w:rPr>
        <w:t>–</w:t>
      </w:r>
      <w:r w:rsidR="00344088">
        <w:rPr>
          <w:lang w:val="sr-Cyrl-RS"/>
        </w:rPr>
        <w:t xml:space="preserve"> </w:t>
      </w:r>
      <w:r w:rsidR="004A5540">
        <w:rPr>
          <w:lang w:val="sr-Cyrl-RS"/>
        </w:rPr>
        <w:t>додавање извора података</w:t>
      </w:r>
    </w:p>
    <w:p w14:paraId="288C7BD2" w14:textId="77777777" w:rsidR="00F06F4F" w:rsidRPr="00F06F4F" w:rsidRDefault="00F06F4F" w:rsidP="00F06F4F">
      <w:pPr>
        <w:rPr>
          <w:lang w:val="sr-Cyrl-RS"/>
        </w:rPr>
      </w:pPr>
    </w:p>
    <w:p w14:paraId="4C2E347C" w14:textId="1F6CA225" w:rsidR="0099309E" w:rsidRPr="00116CDC" w:rsidRDefault="00FA74E5" w:rsidP="00F04CF4">
      <w:pPr>
        <w:rPr>
          <w:lang w:val="sr-Cyrl-RS"/>
        </w:rPr>
      </w:pPr>
      <w:r>
        <w:rPr>
          <w:lang w:val="sr-Cyrl-RS"/>
        </w:rPr>
        <w:t>У другом кораку</w:t>
      </w:r>
      <w:r w:rsidR="00F06F4F">
        <w:rPr>
          <w:lang w:val="sr-Cyrl-RS"/>
        </w:rPr>
        <w:t xml:space="preserve"> (</w:t>
      </w:r>
      <w:r w:rsidR="00995E54">
        <w:rPr>
          <w:lang w:val="sr-Cyrl-RS"/>
        </w:rPr>
        <w:t>„</w:t>
      </w:r>
      <w:proofErr w:type="spellStart"/>
      <w:r w:rsidR="00F06F4F">
        <w:t>Preprocesiranje</w:t>
      </w:r>
      <w:proofErr w:type="spellEnd"/>
      <w:r w:rsidR="00995E54">
        <w:rPr>
          <w:lang w:val="sr-Cyrl-RS"/>
        </w:rPr>
        <w:t>“</w:t>
      </w:r>
      <w:r w:rsidR="00F06F4F">
        <w:rPr>
          <w:lang w:val="sr-Cyrl-RS"/>
        </w:rPr>
        <w:t>)</w:t>
      </w:r>
      <w:r w:rsidR="00995E54">
        <w:rPr>
          <w:lang w:val="sr-Cyrl-RS"/>
        </w:rPr>
        <w:t xml:space="preserve"> </w:t>
      </w:r>
      <w:r w:rsidR="007F5A27">
        <w:rPr>
          <w:lang w:val="sr-Cyrl-RS"/>
        </w:rPr>
        <w:t xml:space="preserve">корисник бира </w:t>
      </w:r>
      <w:r w:rsidR="00140548">
        <w:rPr>
          <w:lang w:val="sr-Cyrl-RS"/>
        </w:rPr>
        <w:t xml:space="preserve">улазне </w:t>
      </w:r>
      <w:r w:rsidR="001F471F">
        <w:rPr>
          <w:lang w:val="sr-Cyrl-RS"/>
        </w:rPr>
        <w:t xml:space="preserve">колоне, </w:t>
      </w:r>
      <w:r w:rsidR="00140548">
        <w:rPr>
          <w:lang w:val="sr-Cyrl-RS"/>
        </w:rPr>
        <w:t>излазн</w:t>
      </w:r>
      <w:r w:rsidR="00CF5857">
        <w:rPr>
          <w:lang w:val="sr-Cyrl-RS"/>
        </w:rPr>
        <w:t>у</w:t>
      </w:r>
      <w:r w:rsidR="00140548">
        <w:rPr>
          <w:lang w:val="sr-Cyrl-RS"/>
        </w:rPr>
        <w:t xml:space="preserve"> колон</w:t>
      </w:r>
      <w:r w:rsidR="00CF5857">
        <w:rPr>
          <w:lang w:val="sr-Cyrl-RS"/>
        </w:rPr>
        <w:t xml:space="preserve">у, као и размеру тест и тренинг скупа. </w:t>
      </w:r>
    </w:p>
    <w:p w14:paraId="2049F156" w14:textId="260F6F2C" w:rsidR="0055117F" w:rsidRDefault="00DE0BDD" w:rsidP="0055117F">
      <w:pPr>
        <w:rPr>
          <w:lang w:val="sr-Cyrl-RS"/>
        </w:rPr>
      </w:pPr>
      <w:r>
        <w:rPr>
          <w:lang w:val="sr-Cyrl-RS"/>
        </w:rPr>
        <w:t xml:space="preserve">За одабране колоне бира кодирање, као </w:t>
      </w:r>
      <w:r w:rsidR="00137436">
        <w:rPr>
          <w:lang w:val="sr-Cyrl-RS"/>
        </w:rPr>
        <w:t>и</w:t>
      </w:r>
      <w:r w:rsidR="0015450B">
        <w:rPr>
          <w:lang w:val="sr-Cyrl-RS"/>
        </w:rPr>
        <w:t xml:space="preserve"> начин на који ће се решити проблем недостајућих вредности, за који има могућности: брисања свих редова са недостајућим вредностима, свих колона са недостајућим вредностима (осим излазне)</w:t>
      </w:r>
      <w:r w:rsidR="00E505B1">
        <w:rPr>
          <w:lang w:val="sr-Cyrl-RS"/>
        </w:rPr>
        <w:t xml:space="preserve"> или избора третирања недостајућих </w:t>
      </w:r>
      <w:r w:rsidR="00E505B1">
        <w:rPr>
          <w:lang w:val="sr-Cyrl-RS"/>
        </w:rPr>
        <w:lastRenderedPageBreak/>
        <w:t>вредности за сваку колону засебно</w:t>
      </w:r>
      <w:r w:rsidR="00FF62EF">
        <w:rPr>
          <w:lang w:val="sr-Cyrl-RS"/>
        </w:rPr>
        <w:t>. К</w:t>
      </w:r>
      <w:r w:rsidR="00320E7A">
        <w:rPr>
          <w:lang w:val="sr-Cyrl-RS"/>
        </w:rPr>
        <w:t>орисник може да бира за сваку колону да ли ће се обрисати та колона, сви редови где та колона има недостајућу вредност или</w:t>
      </w:r>
      <w:r w:rsidR="00966086">
        <w:rPr>
          <w:lang w:val="sr-Cyrl-RS"/>
        </w:rPr>
        <w:t xml:space="preserve"> ће се недостајуће вредности попунити са: унетом вредности, неком од најчешћих вредности (ако је колона категоријска), или</w:t>
      </w:r>
      <w:r w:rsidR="00B45E97">
        <w:rPr>
          <w:lang w:val="sr-Cyrl-RS"/>
        </w:rPr>
        <w:t xml:space="preserve"> средњом, медијаном</w:t>
      </w:r>
      <w:r w:rsidR="00BE2160">
        <w:rPr>
          <w:lang w:val="sr-Cyrl-RS"/>
        </w:rPr>
        <w:t xml:space="preserve">, минималном или максималном вредности </w:t>
      </w:r>
      <w:r w:rsidR="009344D9">
        <w:rPr>
          <w:lang w:val="sr-Cyrl-RS"/>
        </w:rPr>
        <w:t>у</w:t>
      </w:r>
      <w:r w:rsidR="00BE2160">
        <w:rPr>
          <w:lang w:val="sr-Cyrl-RS"/>
        </w:rPr>
        <w:t>ко</w:t>
      </w:r>
      <w:r w:rsidR="009344D9">
        <w:rPr>
          <w:lang w:val="sr-Cyrl-RS"/>
        </w:rPr>
        <w:t>лико</w:t>
      </w:r>
      <w:r w:rsidR="00BE2160">
        <w:rPr>
          <w:lang w:val="sr-Cyrl-RS"/>
        </w:rPr>
        <w:t xml:space="preserve"> је колона нумеричка.</w:t>
      </w:r>
    </w:p>
    <w:p w14:paraId="33A6D03B" w14:textId="77777777" w:rsidR="00140A8D" w:rsidRDefault="00140A8D" w:rsidP="00E505B1">
      <w:pPr>
        <w:rPr>
          <w:lang w:val="sr-Cyrl-RS"/>
        </w:rPr>
      </w:pPr>
    </w:p>
    <w:p w14:paraId="7FD8DEC2" w14:textId="77777777" w:rsidR="00AF7905" w:rsidRDefault="13AC74FA" w:rsidP="00AF7905">
      <w:pPr>
        <w:keepNext/>
        <w:jc w:val="center"/>
      </w:pPr>
      <w:r>
        <w:rPr>
          <w:noProof/>
        </w:rPr>
        <w:drawing>
          <wp:inline distT="0" distB="0" distL="0" distR="0" wp14:anchorId="3BE3A2C5" wp14:editId="68E3800B">
            <wp:extent cx="5486400" cy="5978768"/>
            <wp:effectExtent l="0" t="0" r="0" b="317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486400" cy="5978768"/>
                    </a:xfrm>
                    <a:prstGeom prst="rect">
                      <a:avLst/>
                    </a:prstGeom>
                  </pic:spPr>
                </pic:pic>
              </a:graphicData>
            </a:graphic>
          </wp:inline>
        </w:drawing>
      </w:r>
    </w:p>
    <w:p w14:paraId="3D1341E4" w14:textId="60A70718" w:rsidR="00881A25" w:rsidRDefault="00AF7905" w:rsidP="00AF7905">
      <w:pPr>
        <w:pStyle w:val="Caption"/>
        <w:jc w:val="center"/>
        <w:rPr>
          <w:lang w:val="sr-Cyrl-RS"/>
        </w:rPr>
      </w:pPr>
      <w:proofErr w:type="spellStart"/>
      <w:r>
        <w:t>Слика</w:t>
      </w:r>
      <w:proofErr w:type="spellEnd"/>
      <w:r>
        <w:t xml:space="preserve"> </w:t>
      </w:r>
      <w:r>
        <w:fldChar w:fldCharType="begin"/>
      </w:r>
      <w:r>
        <w:instrText>SEQ Слика \* ARABIC</w:instrText>
      </w:r>
      <w:r>
        <w:fldChar w:fldCharType="separate"/>
      </w:r>
      <w:r w:rsidR="001F31EC">
        <w:rPr>
          <w:noProof/>
        </w:rPr>
        <w:t>8</w:t>
      </w:r>
      <w:r>
        <w:fldChar w:fldCharType="end"/>
      </w:r>
      <w:r>
        <w:rPr>
          <w:lang w:val="sr-Cyrl-RS"/>
        </w:rPr>
        <w:t xml:space="preserve"> - Креирање експеримента - </w:t>
      </w:r>
      <w:proofErr w:type="spellStart"/>
      <w:r>
        <w:rPr>
          <w:lang w:val="sr-Cyrl-RS"/>
        </w:rPr>
        <w:t>препроцесирање</w:t>
      </w:r>
      <w:proofErr w:type="spellEnd"/>
    </w:p>
    <w:p w14:paraId="0C30157D" w14:textId="77777777" w:rsidR="00140A8D" w:rsidRDefault="00140A8D" w:rsidP="0055117F">
      <w:pPr>
        <w:rPr>
          <w:lang w:val="sr-Cyrl-RS"/>
        </w:rPr>
      </w:pPr>
    </w:p>
    <w:p w14:paraId="5E45F115" w14:textId="77777777" w:rsidR="00140A8D" w:rsidRDefault="00140A8D" w:rsidP="0055117F">
      <w:pPr>
        <w:rPr>
          <w:lang w:val="sr-Cyrl-RS"/>
        </w:rPr>
      </w:pPr>
    </w:p>
    <w:p w14:paraId="628A2142" w14:textId="3BBDCCF2" w:rsidR="0093594F" w:rsidRDefault="0093594F" w:rsidP="0055117F">
      <w:pPr>
        <w:rPr>
          <w:lang w:val="sr-Cyrl-RS"/>
        </w:rPr>
      </w:pPr>
      <w:r>
        <w:rPr>
          <w:lang w:val="sr-Cyrl-RS"/>
        </w:rPr>
        <w:lastRenderedPageBreak/>
        <w:t>У трећем кораку</w:t>
      </w:r>
      <w:r w:rsidR="009964FE">
        <w:rPr>
          <w:lang w:val="sr-Cyrl-RS"/>
        </w:rPr>
        <w:t xml:space="preserve"> </w:t>
      </w:r>
      <w:r w:rsidR="00AF7905">
        <w:rPr>
          <w:lang w:val="sr-Cyrl-RS"/>
        </w:rPr>
        <w:t>(</w:t>
      </w:r>
      <w:r w:rsidR="009964FE">
        <w:rPr>
          <w:lang w:val="sr-Cyrl-RS"/>
        </w:rPr>
        <w:t>„</w:t>
      </w:r>
      <w:r w:rsidR="00AF7905">
        <w:t xml:space="preserve">Dodaj </w:t>
      </w:r>
      <w:proofErr w:type="spellStart"/>
      <w:r w:rsidR="00AF7905">
        <w:t>eksperiment</w:t>
      </w:r>
      <w:proofErr w:type="spellEnd"/>
      <w:r w:rsidR="009964FE">
        <w:rPr>
          <w:lang w:val="sr-Cyrl-RS"/>
        </w:rPr>
        <w:t>“</w:t>
      </w:r>
      <w:r w:rsidR="00AF7905">
        <w:rPr>
          <w:lang w:val="sr-Cyrl-RS"/>
        </w:rPr>
        <w:t>)</w:t>
      </w:r>
      <w:r w:rsidR="009964FE">
        <w:rPr>
          <w:lang w:val="sr-Cyrl-RS"/>
        </w:rPr>
        <w:t xml:space="preserve"> корисник уноси назив и опис експеримента, као и тип проблема који решава. Након чувања експеримента</w:t>
      </w:r>
      <w:r w:rsidR="00DA4F84">
        <w:t>,</w:t>
      </w:r>
      <w:r w:rsidR="00FA2D82">
        <w:t xml:space="preserve"> </w:t>
      </w:r>
      <w:r w:rsidR="00FA2D82">
        <w:rPr>
          <w:lang w:val="sr-Cyrl-RS"/>
        </w:rPr>
        <w:t xml:space="preserve">кориснику се </w:t>
      </w:r>
      <w:r w:rsidR="00DA4F84">
        <w:rPr>
          <w:lang w:val="sr-Cyrl-RS"/>
        </w:rPr>
        <w:t>пружа</w:t>
      </w:r>
      <w:r w:rsidR="00FA2D82">
        <w:rPr>
          <w:lang w:val="sr-Cyrl-RS"/>
        </w:rPr>
        <w:t xml:space="preserve"> опција да оде на страну „</w:t>
      </w:r>
      <w:proofErr w:type="spellStart"/>
      <w:r w:rsidR="00DA4F84">
        <w:t>Treniraj</w:t>
      </w:r>
      <w:proofErr w:type="spellEnd"/>
      <w:r w:rsidR="00DA4F84">
        <w:t xml:space="preserve"> model</w:t>
      </w:r>
      <w:r w:rsidR="00FA2D82">
        <w:rPr>
          <w:lang w:val="sr-Cyrl-RS"/>
        </w:rPr>
        <w:t xml:space="preserve">“ </w:t>
      </w:r>
      <w:r w:rsidR="00DA4F84">
        <w:rPr>
          <w:lang w:val="sr-Cyrl-RS"/>
        </w:rPr>
        <w:t>где ће тај експеримент</w:t>
      </w:r>
      <w:r w:rsidR="007D3469">
        <w:rPr>
          <w:lang w:val="sr-Cyrl-RS"/>
        </w:rPr>
        <w:t xml:space="preserve"> бити већ изабран</w:t>
      </w:r>
      <w:r w:rsidR="00FA2D82">
        <w:rPr>
          <w:lang w:val="sr-Cyrl-RS"/>
        </w:rPr>
        <w:t>.</w:t>
      </w:r>
    </w:p>
    <w:p w14:paraId="77C3DADF" w14:textId="77777777" w:rsidR="00B36166" w:rsidRDefault="00B36166" w:rsidP="0055117F">
      <w:pPr>
        <w:rPr>
          <w:lang w:val="sr-Cyrl-RS"/>
        </w:rPr>
      </w:pPr>
    </w:p>
    <w:p w14:paraId="2C644B90" w14:textId="77777777" w:rsidR="00183354" w:rsidRDefault="11290AC5" w:rsidP="00183354">
      <w:pPr>
        <w:keepNext/>
        <w:jc w:val="center"/>
      </w:pPr>
      <w:r>
        <w:rPr>
          <w:noProof/>
        </w:rPr>
        <w:drawing>
          <wp:inline distT="0" distB="0" distL="0" distR="0" wp14:anchorId="5A10666D" wp14:editId="58AD27BA">
            <wp:extent cx="5943600" cy="4220210"/>
            <wp:effectExtent l="0" t="0" r="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14:paraId="7D1E8DB7" w14:textId="4CE65D3C" w:rsidR="00B1756F" w:rsidRPr="00A77048" w:rsidRDefault="00183354" w:rsidP="00183354">
      <w:pPr>
        <w:pStyle w:val="Caption"/>
        <w:jc w:val="center"/>
        <w:rPr>
          <w:lang w:val="sr-Latn-RS"/>
        </w:rPr>
      </w:pPr>
      <w:proofErr w:type="spellStart"/>
      <w:r>
        <w:t>Слика</w:t>
      </w:r>
      <w:proofErr w:type="spellEnd"/>
      <w:r>
        <w:t xml:space="preserve"> </w:t>
      </w:r>
      <w:r>
        <w:fldChar w:fldCharType="begin"/>
      </w:r>
      <w:r>
        <w:instrText>SEQ Слика \* ARABIC</w:instrText>
      </w:r>
      <w:r>
        <w:fldChar w:fldCharType="separate"/>
      </w:r>
      <w:r w:rsidR="001F31EC">
        <w:rPr>
          <w:noProof/>
        </w:rPr>
        <w:t>9</w:t>
      </w:r>
      <w:r>
        <w:fldChar w:fldCharType="end"/>
      </w:r>
      <w:r>
        <w:rPr>
          <w:lang w:val="sr-Cyrl-RS"/>
        </w:rPr>
        <w:t xml:space="preserve"> - Креирање експеримента - додај експеримент</w:t>
      </w:r>
    </w:p>
    <w:p w14:paraId="24052A51" w14:textId="77777777" w:rsidR="00B36166" w:rsidRDefault="00B36166" w:rsidP="0055117F">
      <w:pPr>
        <w:rPr>
          <w:lang w:val="sr-Cyrl-RS"/>
        </w:rPr>
      </w:pPr>
    </w:p>
    <w:p w14:paraId="0E1FFA28" w14:textId="77777777" w:rsidR="001F3931" w:rsidRDefault="004E7F4F" w:rsidP="0055117F">
      <w:pPr>
        <w:rPr>
          <w:lang w:val="sr-Cyrl-RS"/>
        </w:rPr>
      </w:pPr>
      <w:r>
        <w:rPr>
          <w:noProof/>
        </w:rPr>
        <mc:AlternateContent>
          <mc:Choice Requires="wps">
            <w:drawing>
              <wp:anchor distT="0" distB="0" distL="114300" distR="114300" simplePos="0" relativeHeight="251658248" behindDoc="1" locked="0" layoutInCell="1" allowOverlap="1" wp14:anchorId="199B631E" wp14:editId="4412ED0E">
                <wp:simplePos x="0" y="0"/>
                <wp:positionH relativeFrom="margin">
                  <wp:align>left</wp:align>
                </wp:positionH>
                <wp:positionV relativeFrom="paragraph">
                  <wp:posOffset>2116455</wp:posOffset>
                </wp:positionV>
                <wp:extent cx="5889625" cy="635"/>
                <wp:effectExtent l="0" t="0" r="0" b="0"/>
                <wp:wrapTight wrapText="bothSides">
                  <wp:wrapPolygon edited="0">
                    <wp:start x="0" y="0"/>
                    <wp:lineTo x="0" y="20057"/>
                    <wp:lineTo x="21518" y="20057"/>
                    <wp:lineTo x="21518"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889625" cy="635"/>
                        </a:xfrm>
                        <a:prstGeom prst="rect">
                          <a:avLst/>
                        </a:prstGeom>
                        <a:solidFill>
                          <a:prstClr val="white"/>
                        </a:solidFill>
                        <a:ln>
                          <a:noFill/>
                        </a:ln>
                      </wps:spPr>
                      <wps:txbx>
                        <w:txbxContent>
                          <w:p w14:paraId="48192086" w14:textId="281E6AA8" w:rsidR="004E7F4F" w:rsidRPr="00EC357E" w:rsidRDefault="004E7F4F" w:rsidP="004E7F4F">
                            <w:pPr>
                              <w:pStyle w:val="Caption"/>
                              <w:jc w:val="center"/>
                              <w:rPr>
                                <w:noProof/>
                              </w:rPr>
                            </w:pPr>
                            <w:r>
                              <w:t xml:space="preserve">Слика </w:t>
                            </w:r>
                            <w:r>
                              <w:fldChar w:fldCharType="begin"/>
                            </w:r>
                            <w:r>
                              <w:instrText>SEQ Слика \* ARABIC</w:instrText>
                            </w:r>
                            <w:r>
                              <w:fldChar w:fldCharType="separate"/>
                            </w:r>
                            <w:r w:rsidR="001F31EC">
                              <w:rPr>
                                <w:noProof/>
                              </w:rPr>
                              <w:t>10</w:t>
                            </w:r>
                            <w:r>
                              <w:fldChar w:fldCharType="end"/>
                            </w:r>
                            <w:r>
                              <w:t xml:space="preserve"> - Izbor eksperimenta iz kolekcije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B631E" id="Text Box 16" o:spid="_x0000_s1029" type="#_x0000_t202" style="position:absolute;left:0;text-align:left;margin-left:0;margin-top:166.65pt;width:463.75pt;height:.05pt;z-index:-251658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QvGwIAAD8EAAAOAAAAZHJzL2Uyb0RvYy54bWysU01v2zAMvQ/YfxB0X5ykSJAZ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" stroked="f">
                <v:textbox style="mso-fit-shape-to-text:t" inset="0,0,0,0">
                  <w:txbxContent>
                    <w:p w14:paraId="48192086" w14:textId="281E6AA8" w:rsidR="004E7F4F" w:rsidRPr="00EC357E" w:rsidRDefault="004E7F4F" w:rsidP="004E7F4F">
                      <w:pPr>
                        <w:pStyle w:val="Caption"/>
                        <w:jc w:val="center"/>
                        <w:rPr>
                          <w:noProof/>
                        </w:rPr>
                      </w:pPr>
                      <w:r>
                        <w:t xml:space="preserve">Слика </w:t>
                      </w:r>
                      <w:r>
                        <w:fldChar w:fldCharType="begin"/>
                      </w:r>
                      <w:r>
                        <w:instrText>SEQ Слика \* ARABIC</w:instrText>
                      </w:r>
                      <w:r>
                        <w:fldChar w:fldCharType="separate"/>
                      </w:r>
                      <w:r w:rsidR="001F31EC">
                        <w:rPr>
                          <w:noProof/>
                        </w:rPr>
                        <w:t>10</w:t>
                      </w:r>
                      <w:r>
                        <w:fldChar w:fldCharType="end"/>
                      </w:r>
                      <w:r>
                        <w:t xml:space="preserve"> - Izbor eksperimenta iz kolekcije</w:t>
                      </w:r>
                    </w:p>
                  </w:txbxContent>
                </v:textbox>
                <w10:wrap type="tight" anchorx="margin"/>
              </v:shape>
            </w:pict>
          </mc:Fallback>
        </mc:AlternateContent>
      </w:r>
      <w:r>
        <w:rPr>
          <w:noProof/>
        </w:rPr>
        <w:drawing>
          <wp:anchor distT="0" distB="0" distL="114300" distR="114300" simplePos="0" relativeHeight="251658247" behindDoc="1" locked="0" layoutInCell="1" allowOverlap="1" wp14:anchorId="12054F85" wp14:editId="42ED467A">
            <wp:simplePos x="0" y="0"/>
            <wp:positionH relativeFrom="margin">
              <wp:posOffset>-37465</wp:posOffset>
            </wp:positionH>
            <wp:positionV relativeFrom="paragraph">
              <wp:posOffset>580390</wp:posOffset>
            </wp:positionV>
            <wp:extent cx="5889647" cy="1504950"/>
            <wp:effectExtent l="0" t="0" r="0" b="0"/>
            <wp:wrapTight wrapText="bothSides">
              <wp:wrapPolygon edited="0">
                <wp:start x="0" y="0"/>
                <wp:lineTo x="0" y="21327"/>
                <wp:lineTo x="21518" y="21327"/>
                <wp:lineTo x="21518" y="0"/>
                <wp:lineTo x="0" y="0"/>
              </wp:wrapPolygon>
            </wp:wrapTight>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9647" cy="1504950"/>
                    </a:xfrm>
                    <a:prstGeom prst="rect">
                      <a:avLst/>
                    </a:prstGeom>
                  </pic:spPr>
                </pic:pic>
              </a:graphicData>
            </a:graphic>
          </wp:anchor>
        </w:drawing>
      </w:r>
      <w:r w:rsidR="003D4C94">
        <w:rPr>
          <w:lang w:val="sr-Cyrl-RS"/>
        </w:rPr>
        <w:t>На страни „</w:t>
      </w:r>
      <w:proofErr w:type="spellStart"/>
      <w:r>
        <w:t>Treniraj</w:t>
      </w:r>
      <w:proofErr w:type="spellEnd"/>
      <w:r>
        <w:t xml:space="preserve"> model</w:t>
      </w:r>
      <w:r w:rsidR="003D4C94">
        <w:rPr>
          <w:lang w:val="sr-Cyrl-RS"/>
        </w:rPr>
        <w:t xml:space="preserve">“ </w:t>
      </w:r>
      <w:r w:rsidR="00503703">
        <w:rPr>
          <w:lang w:val="sr-Cyrl-RS"/>
        </w:rPr>
        <w:t xml:space="preserve">корисник може да </w:t>
      </w:r>
      <w:r w:rsidR="00FA1A00">
        <w:rPr>
          <w:lang w:val="sr-Cyrl-RS"/>
        </w:rPr>
        <w:t>одабере експеримент, да одабере или дода модел (</w:t>
      </w:r>
      <w:r w:rsidR="00C62B2C">
        <w:rPr>
          <w:lang w:val="sr-Cyrl-RS"/>
        </w:rPr>
        <w:t>скуп хипер-параметара неуронске мреже</w:t>
      </w:r>
      <w:r w:rsidR="00FA1A00">
        <w:rPr>
          <w:lang w:val="sr-Cyrl-RS"/>
        </w:rPr>
        <w:t>)</w:t>
      </w:r>
      <w:r w:rsidR="005A7FEA">
        <w:rPr>
          <w:lang w:val="sr-Cyrl-RS"/>
        </w:rPr>
        <w:t xml:space="preserve"> и да тренира тај модел на одабраном експерименту.</w:t>
      </w:r>
    </w:p>
    <w:p w14:paraId="59E9F80A" w14:textId="1B24CB02" w:rsidR="00861D8D" w:rsidRDefault="001F3931" w:rsidP="0055117F">
      <w:pPr>
        <w:rPr>
          <w:lang w:val="sr-Cyrl-RS"/>
        </w:rPr>
      </w:pPr>
      <w:r>
        <w:rPr>
          <w:lang w:val="sr-Cyrl-RS"/>
        </w:rPr>
        <w:lastRenderedPageBreak/>
        <w:t>Уколико корисник одлучи да дода</w:t>
      </w:r>
      <w:r w:rsidR="00C91A8E">
        <w:rPr>
          <w:lang w:val="sr-Cyrl-RS"/>
        </w:rPr>
        <w:t xml:space="preserve"> нови модел</w:t>
      </w:r>
      <w:r>
        <w:rPr>
          <w:lang w:val="sr-Cyrl-RS"/>
        </w:rPr>
        <w:t>,</w:t>
      </w:r>
      <w:r w:rsidR="00C82257">
        <w:rPr>
          <w:lang w:val="sr-Cyrl-RS"/>
        </w:rPr>
        <w:t xml:space="preserve"> дефинише за који се тип проблема </w:t>
      </w:r>
      <w:r>
        <w:rPr>
          <w:lang w:val="sr-Cyrl-RS"/>
        </w:rPr>
        <w:t>се модел</w:t>
      </w:r>
      <w:r w:rsidR="00C82257">
        <w:rPr>
          <w:lang w:val="sr-Cyrl-RS"/>
        </w:rPr>
        <w:t xml:space="preserve"> користи, затим</w:t>
      </w:r>
      <w:r w:rsidR="00D7597D">
        <w:rPr>
          <w:lang w:val="sr-Cyrl-RS"/>
        </w:rPr>
        <w:t xml:space="preserve"> </w:t>
      </w:r>
      <w:r w:rsidR="00C82257">
        <w:rPr>
          <w:lang w:val="sr-Cyrl-RS"/>
        </w:rPr>
        <w:t xml:space="preserve">бира </w:t>
      </w:r>
      <w:proofErr w:type="spellStart"/>
      <w:r w:rsidR="00C82257">
        <w:rPr>
          <w:lang w:val="sr-Cyrl-RS"/>
        </w:rPr>
        <w:t>оптимизатор</w:t>
      </w:r>
      <w:proofErr w:type="spellEnd"/>
      <w:r w:rsidR="00C82257">
        <w:rPr>
          <w:lang w:val="sr-Cyrl-RS"/>
        </w:rPr>
        <w:t xml:space="preserve">, функцију трошка, и број скривених слојева мреже, број </w:t>
      </w:r>
      <w:r w:rsidR="00452608">
        <w:rPr>
          <w:lang w:val="sr-Cyrl-RS"/>
        </w:rPr>
        <w:t>чворова</w:t>
      </w:r>
      <w:r w:rsidR="00C82257">
        <w:rPr>
          <w:lang w:val="sr-Cyrl-RS"/>
        </w:rPr>
        <w:t xml:space="preserve"> који ће они имати, број узорка по итерацији и број епоха при тренирању. Корисник у реалном времену може да види </w:t>
      </w:r>
      <w:proofErr w:type="spellStart"/>
      <w:r w:rsidR="00C82257">
        <w:rPr>
          <w:lang w:val="sr-Cyrl-RS"/>
        </w:rPr>
        <w:t>граф</w:t>
      </w:r>
      <w:proofErr w:type="spellEnd"/>
      <w:r w:rsidR="00C82257">
        <w:rPr>
          <w:lang w:val="sr-Cyrl-RS"/>
        </w:rPr>
        <w:t xml:space="preserve"> мреже са </w:t>
      </w:r>
      <w:r w:rsidR="00452608">
        <w:rPr>
          <w:lang w:val="sr-Cyrl-RS"/>
        </w:rPr>
        <w:t>одабраним бројем скривених слојева и чворова.</w:t>
      </w:r>
      <w:r w:rsidR="00500929">
        <w:rPr>
          <w:lang w:val="sr-Cyrl-RS"/>
        </w:rPr>
        <w:t xml:space="preserve"> Корисник такође може да одабере функцију активације за сваки скривени слој, као и за излазни слој.</w:t>
      </w:r>
    </w:p>
    <w:p w14:paraId="033FF3BB" w14:textId="44A5D3EE" w:rsidR="001F3931" w:rsidRDefault="007B49A9" w:rsidP="001F3931">
      <w:pPr>
        <w:keepNext/>
        <w:jc w:val="center"/>
      </w:pPr>
      <w:r>
        <w:rPr>
          <w:noProof/>
          <w:lang w:val="sr-Cyrl-RS"/>
        </w:rPr>
        <w:drawing>
          <wp:anchor distT="0" distB="0" distL="114300" distR="114300" simplePos="0" relativeHeight="251658250" behindDoc="1" locked="0" layoutInCell="1" allowOverlap="1" wp14:anchorId="6DA78938" wp14:editId="28C026A8">
            <wp:simplePos x="0" y="0"/>
            <wp:positionH relativeFrom="margin">
              <wp:align>center</wp:align>
            </wp:positionH>
            <wp:positionV relativeFrom="paragraph">
              <wp:posOffset>3192145</wp:posOffset>
            </wp:positionV>
            <wp:extent cx="5543550" cy="3403600"/>
            <wp:effectExtent l="0" t="0" r="0" b="6350"/>
            <wp:wrapTight wrapText="bothSides">
              <wp:wrapPolygon edited="0">
                <wp:start x="0" y="0"/>
                <wp:lineTo x="0" y="21519"/>
                <wp:lineTo x="21526" y="21519"/>
                <wp:lineTo x="2152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43550" cy="3403600"/>
                    </a:xfrm>
                    <a:prstGeom prst="rect">
                      <a:avLst/>
                    </a:prstGeom>
                    <a:noFill/>
                    <a:ln>
                      <a:noFill/>
                    </a:ln>
                  </pic:spPr>
                </pic:pic>
              </a:graphicData>
            </a:graphic>
            <wp14:sizeRelH relativeFrom="margin">
              <wp14:pctWidth>0</wp14:pctWidth>
            </wp14:sizeRelH>
          </wp:anchor>
        </w:drawing>
      </w:r>
      <w:r>
        <w:rPr>
          <w:noProof/>
          <w:lang w:val="sr-Cyrl-RS"/>
        </w:rPr>
        <w:drawing>
          <wp:anchor distT="0" distB="0" distL="114300" distR="114300" simplePos="0" relativeHeight="251658249" behindDoc="1" locked="0" layoutInCell="1" allowOverlap="1" wp14:anchorId="6F2AA73A" wp14:editId="3CE9218B">
            <wp:simplePos x="0" y="0"/>
            <wp:positionH relativeFrom="margin">
              <wp:align>center</wp:align>
            </wp:positionH>
            <wp:positionV relativeFrom="paragraph">
              <wp:posOffset>281305</wp:posOffset>
            </wp:positionV>
            <wp:extent cx="5554345" cy="2812415"/>
            <wp:effectExtent l="0" t="0" r="8255" b="6985"/>
            <wp:wrapTight wrapText="bothSides">
              <wp:wrapPolygon edited="0">
                <wp:start x="0" y="0"/>
                <wp:lineTo x="0" y="21507"/>
                <wp:lineTo x="21558" y="21507"/>
                <wp:lineTo x="2155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54345" cy="2812415"/>
                    </a:xfrm>
                    <a:prstGeom prst="rect">
                      <a:avLst/>
                    </a:prstGeom>
                    <a:noFill/>
                    <a:ln>
                      <a:noFill/>
                    </a:ln>
                  </pic:spPr>
                </pic:pic>
              </a:graphicData>
            </a:graphic>
            <wp14:sizeRelH relativeFrom="margin">
              <wp14:pctWidth>0</wp14:pctWidth>
            </wp14:sizeRelH>
          </wp:anchor>
        </w:drawing>
      </w:r>
    </w:p>
    <w:p w14:paraId="18DEB5E0" w14:textId="540B31CD" w:rsidR="001F3931" w:rsidRDefault="001F3931" w:rsidP="001F3931">
      <w:pPr>
        <w:pStyle w:val="Caption"/>
        <w:jc w:val="center"/>
      </w:pPr>
    </w:p>
    <w:p w14:paraId="5DBD5398" w14:textId="091EDA3F" w:rsidR="00FF587B" w:rsidRDefault="001F3931" w:rsidP="007B49A9">
      <w:pPr>
        <w:pStyle w:val="Caption"/>
        <w:jc w:val="center"/>
        <w:rPr>
          <w:lang w:val="sr-Cyrl-RS"/>
        </w:rPr>
      </w:pPr>
      <w:proofErr w:type="spellStart"/>
      <w:r>
        <w:t>Слика</w:t>
      </w:r>
      <w:proofErr w:type="spellEnd"/>
      <w:r>
        <w:t xml:space="preserve"> </w:t>
      </w:r>
      <w:r>
        <w:fldChar w:fldCharType="begin"/>
      </w:r>
      <w:r>
        <w:instrText>SEQ Слика \* ARABIC</w:instrText>
      </w:r>
      <w:r>
        <w:fldChar w:fldCharType="separate"/>
      </w:r>
      <w:r w:rsidR="001F31EC">
        <w:rPr>
          <w:noProof/>
        </w:rPr>
        <w:t>11</w:t>
      </w:r>
      <w:r>
        <w:fldChar w:fldCharType="end"/>
      </w:r>
      <w:r>
        <w:rPr>
          <w:lang w:val="sr-Cyrl-RS"/>
        </w:rPr>
        <w:t xml:space="preserve"> - Тренирање модела - </w:t>
      </w:r>
      <w:r w:rsidR="007B49A9">
        <w:rPr>
          <w:lang w:val="sr-Cyrl-RS"/>
        </w:rPr>
        <w:t>подешавање</w:t>
      </w:r>
      <w:r>
        <w:rPr>
          <w:lang w:val="sr-Cyrl-RS"/>
        </w:rPr>
        <w:t xml:space="preserve"> </w:t>
      </w:r>
      <w:proofErr w:type="spellStart"/>
      <w:r>
        <w:rPr>
          <w:lang w:val="sr-Cyrl-RS"/>
        </w:rPr>
        <w:t>хиперпараметара</w:t>
      </w:r>
      <w:proofErr w:type="spellEnd"/>
    </w:p>
    <w:p w14:paraId="7605275C" w14:textId="77777777" w:rsidR="002726A4" w:rsidRDefault="002726A4" w:rsidP="0055117F">
      <w:pPr>
        <w:rPr>
          <w:lang w:val="sr-Cyrl-RS"/>
        </w:rPr>
      </w:pPr>
    </w:p>
    <w:p w14:paraId="7DA0BA79" w14:textId="77777777" w:rsidR="002726A4" w:rsidRDefault="002726A4" w:rsidP="0055117F">
      <w:pPr>
        <w:rPr>
          <w:lang w:val="sr-Cyrl-RS"/>
        </w:rPr>
      </w:pPr>
    </w:p>
    <w:p w14:paraId="6387486C" w14:textId="4B6D2CA8" w:rsidR="00500929" w:rsidRDefault="00500929" w:rsidP="0055117F">
      <w:pPr>
        <w:rPr>
          <w:lang w:val="sr-Cyrl-RS"/>
        </w:rPr>
      </w:pPr>
      <w:r>
        <w:rPr>
          <w:lang w:val="sr-Cyrl-RS"/>
        </w:rPr>
        <w:t xml:space="preserve">Након што </w:t>
      </w:r>
      <w:r w:rsidR="00101A15">
        <w:rPr>
          <w:lang w:val="sr-Cyrl-RS"/>
        </w:rPr>
        <w:t>започне тренирање модела,</w:t>
      </w:r>
      <w:r>
        <w:rPr>
          <w:lang w:val="sr-Cyrl-RS"/>
        </w:rPr>
        <w:t xml:space="preserve"> </w:t>
      </w:r>
      <w:r w:rsidR="00BE43C2">
        <w:rPr>
          <w:lang w:val="sr-Cyrl-RS"/>
        </w:rPr>
        <w:t xml:space="preserve">корисник </w:t>
      </w:r>
      <w:r w:rsidR="003756C6">
        <w:rPr>
          <w:lang w:val="sr-Cyrl-RS"/>
        </w:rPr>
        <w:t xml:space="preserve">у реалном времену </w:t>
      </w:r>
      <w:r w:rsidR="00101A15">
        <w:rPr>
          <w:lang w:val="sr-Cyrl-RS"/>
        </w:rPr>
        <w:t>може</w:t>
      </w:r>
      <w:r w:rsidR="003756C6">
        <w:rPr>
          <w:lang w:val="sr-Cyrl-RS"/>
        </w:rPr>
        <w:t xml:space="preserve"> видети </w:t>
      </w:r>
      <w:r w:rsidR="001F465E">
        <w:rPr>
          <w:lang w:val="sr-Cyrl-RS"/>
        </w:rPr>
        <w:t>график</w:t>
      </w:r>
      <w:r w:rsidR="008907FE">
        <w:rPr>
          <w:lang w:val="sr-Cyrl-RS"/>
        </w:rPr>
        <w:t>он</w:t>
      </w:r>
      <w:r w:rsidR="001F465E">
        <w:rPr>
          <w:lang w:val="sr-Cyrl-RS"/>
        </w:rPr>
        <w:t xml:space="preserve"> </w:t>
      </w:r>
      <w:r w:rsidR="003756C6">
        <w:rPr>
          <w:lang w:val="sr-Cyrl-RS"/>
        </w:rPr>
        <w:t>са статистикама о напретку тренирања кроз епохе.</w:t>
      </w:r>
    </w:p>
    <w:p w14:paraId="1BF5634C" w14:textId="365709FD" w:rsidR="00FB145D" w:rsidRDefault="002726A4" w:rsidP="0055117F">
      <w:pPr>
        <w:rPr>
          <w:lang w:val="sr-Cyrl-RS"/>
        </w:rPr>
      </w:pPr>
      <w:r w:rsidRPr="00FB145D">
        <w:rPr>
          <w:noProof/>
          <w:lang w:val="sr-Cyrl-RS"/>
        </w:rPr>
        <w:drawing>
          <wp:anchor distT="0" distB="0" distL="114300" distR="114300" simplePos="0" relativeHeight="251658251" behindDoc="1" locked="0" layoutInCell="1" allowOverlap="1" wp14:anchorId="607A9387" wp14:editId="44270A66">
            <wp:simplePos x="0" y="0"/>
            <wp:positionH relativeFrom="margin">
              <wp:align>right</wp:align>
            </wp:positionH>
            <wp:positionV relativeFrom="paragraph">
              <wp:posOffset>480060</wp:posOffset>
            </wp:positionV>
            <wp:extent cx="5943600" cy="4090670"/>
            <wp:effectExtent l="0" t="0" r="0" b="5080"/>
            <wp:wrapTight wrapText="bothSides">
              <wp:wrapPolygon edited="0">
                <wp:start x="0" y="0"/>
                <wp:lineTo x="0" y="21526"/>
                <wp:lineTo x="21531" y="21526"/>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14:sizeRelV relativeFrom="margin">
              <wp14:pctHeight>0</wp14:pctHeight>
            </wp14:sizeRelV>
          </wp:anchor>
        </w:drawing>
      </w:r>
    </w:p>
    <w:p w14:paraId="00A317AD" w14:textId="39CC8EEA" w:rsidR="002726A4" w:rsidRDefault="002726A4" w:rsidP="0055117F">
      <w:pPr>
        <w:rPr>
          <w:lang w:val="sr-Cyrl-RS"/>
        </w:rPr>
      </w:pPr>
      <w:r>
        <w:rPr>
          <w:noProof/>
        </w:rPr>
        <mc:AlternateContent>
          <mc:Choice Requires="wps">
            <w:drawing>
              <wp:anchor distT="0" distB="0" distL="114300" distR="114300" simplePos="0" relativeHeight="251658252" behindDoc="1" locked="0" layoutInCell="1" allowOverlap="1" wp14:anchorId="592FC998" wp14:editId="779387AA">
                <wp:simplePos x="0" y="0"/>
                <wp:positionH relativeFrom="margin">
                  <wp:align>right</wp:align>
                </wp:positionH>
                <wp:positionV relativeFrom="paragraph">
                  <wp:posOffset>4529455</wp:posOffset>
                </wp:positionV>
                <wp:extent cx="5943600" cy="635"/>
                <wp:effectExtent l="0" t="0" r="0" b="0"/>
                <wp:wrapTight wrapText="bothSides">
                  <wp:wrapPolygon edited="0">
                    <wp:start x="0" y="0"/>
                    <wp:lineTo x="0" y="20057"/>
                    <wp:lineTo x="21531" y="20057"/>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5B78E8C" w14:textId="3278F526" w:rsidR="002726A4" w:rsidRPr="008F575F" w:rsidRDefault="002726A4" w:rsidP="002726A4">
                            <w:pPr>
                              <w:pStyle w:val="Caption"/>
                              <w:jc w:val="center"/>
                              <w:rPr>
                                <w:noProof/>
                                <w:lang w:val="sr-Cyrl-RS"/>
                              </w:rPr>
                            </w:pPr>
                            <w:r>
                              <w:t xml:space="preserve">Слика </w:t>
                            </w:r>
                            <w:r>
                              <w:fldChar w:fldCharType="begin"/>
                            </w:r>
                            <w:r>
                              <w:instrText>SEQ Слика \* ARABIC</w:instrText>
                            </w:r>
                            <w:r>
                              <w:fldChar w:fldCharType="separate"/>
                            </w:r>
                            <w:r w:rsidR="001F31EC">
                              <w:rPr>
                                <w:noProof/>
                              </w:rPr>
                              <w:t>12</w:t>
                            </w:r>
                            <w:r>
                              <w:fldChar w:fldCharType="end"/>
                            </w:r>
                            <w:r>
                              <w:rPr>
                                <w:lang w:val="sr-Cyrl-RS"/>
                              </w:rPr>
                              <w:t xml:space="preserve"> - Приказ тока обуке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FC998" id="Text Box 17" o:spid="_x0000_s1030" type="#_x0000_t202" style="position:absolute;left:0;text-align:left;margin-left:416.8pt;margin-top:356.65pt;width:468pt;height:.05pt;z-index:-2516582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" stroked="f">
                <v:textbox style="mso-fit-shape-to-text:t" inset="0,0,0,0">
                  <w:txbxContent>
                    <w:p w14:paraId="15B78E8C" w14:textId="3278F526" w:rsidR="002726A4" w:rsidRPr="008F575F" w:rsidRDefault="002726A4" w:rsidP="002726A4">
                      <w:pPr>
                        <w:pStyle w:val="Caption"/>
                        <w:jc w:val="center"/>
                        <w:rPr>
                          <w:noProof/>
                          <w:lang w:val="sr-Cyrl-RS"/>
                        </w:rPr>
                      </w:pPr>
                      <w:r>
                        <w:t xml:space="preserve">Слика </w:t>
                      </w:r>
                      <w:r>
                        <w:fldChar w:fldCharType="begin"/>
                      </w:r>
                      <w:r>
                        <w:instrText>SEQ Слика \* ARABIC</w:instrText>
                      </w:r>
                      <w:r>
                        <w:fldChar w:fldCharType="separate"/>
                      </w:r>
                      <w:r w:rsidR="001F31EC">
                        <w:rPr>
                          <w:noProof/>
                        </w:rPr>
                        <w:t>12</w:t>
                      </w:r>
                      <w:r>
                        <w:fldChar w:fldCharType="end"/>
                      </w:r>
                      <w:r>
                        <w:rPr>
                          <w:lang w:val="sr-Cyrl-RS"/>
                        </w:rPr>
                        <w:t xml:space="preserve"> - Приказ тока обуке</w:t>
                      </w:r>
                    </w:p>
                  </w:txbxContent>
                </v:textbox>
                <w10:wrap type="tight" anchorx="margin"/>
              </v:shape>
            </w:pict>
          </mc:Fallback>
        </mc:AlternateContent>
      </w:r>
    </w:p>
    <w:p w14:paraId="46BDFBBF" w14:textId="5FFD3847" w:rsidR="002726A4" w:rsidRDefault="002726A4" w:rsidP="0055117F">
      <w:pPr>
        <w:rPr>
          <w:lang w:val="sr-Cyrl-RS"/>
        </w:rPr>
      </w:pPr>
    </w:p>
    <w:p w14:paraId="324F4962" w14:textId="3440ECE3" w:rsidR="002726A4" w:rsidRDefault="002726A4" w:rsidP="0055117F">
      <w:pPr>
        <w:rPr>
          <w:lang w:val="sr-Cyrl-RS"/>
        </w:rPr>
      </w:pPr>
    </w:p>
    <w:p w14:paraId="0B1E1C47" w14:textId="77777777" w:rsidR="002726A4" w:rsidRDefault="002726A4" w:rsidP="0055117F">
      <w:pPr>
        <w:rPr>
          <w:lang w:val="sr-Cyrl-RS"/>
        </w:rPr>
      </w:pPr>
    </w:p>
    <w:p w14:paraId="4542B35A" w14:textId="77777777" w:rsidR="002726A4" w:rsidRDefault="002726A4" w:rsidP="0055117F">
      <w:pPr>
        <w:rPr>
          <w:lang w:val="sr-Cyrl-RS"/>
        </w:rPr>
      </w:pPr>
    </w:p>
    <w:p w14:paraId="0876787F" w14:textId="77777777" w:rsidR="002726A4" w:rsidRDefault="002726A4" w:rsidP="0055117F">
      <w:pPr>
        <w:rPr>
          <w:lang w:val="sr-Cyrl-RS"/>
        </w:rPr>
      </w:pPr>
    </w:p>
    <w:p w14:paraId="15779790" w14:textId="77777777" w:rsidR="002726A4" w:rsidRDefault="002726A4" w:rsidP="0055117F">
      <w:pPr>
        <w:rPr>
          <w:lang w:val="sr-Cyrl-RS"/>
        </w:rPr>
      </w:pPr>
    </w:p>
    <w:p w14:paraId="1D83746E" w14:textId="77777777" w:rsidR="00A31835" w:rsidRDefault="00A31835" w:rsidP="0055117F">
      <w:pPr>
        <w:rPr>
          <w:lang w:val="sr-Cyrl-RS"/>
        </w:rPr>
      </w:pPr>
    </w:p>
    <w:p w14:paraId="0F88B5FB" w14:textId="77777777" w:rsidR="00A31835" w:rsidRDefault="00A31835" w:rsidP="0055117F">
      <w:pPr>
        <w:rPr>
          <w:lang w:val="sr-Cyrl-RS"/>
        </w:rPr>
      </w:pPr>
    </w:p>
    <w:p w14:paraId="2AFB82CD" w14:textId="732E6312" w:rsidR="003756C6" w:rsidRDefault="00A31835" w:rsidP="0055117F">
      <w:pPr>
        <w:rPr>
          <w:lang w:val="sr-Cyrl-RS"/>
        </w:rPr>
      </w:pPr>
      <w:r>
        <w:rPr>
          <w:noProof/>
        </w:rPr>
        <mc:AlternateContent>
          <mc:Choice Requires="wps">
            <w:drawing>
              <wp:anchor distT="0" distB="0" distL="114300" distR="114300" simplePos="0" relativeHeight="251658254" behindDoc="1" locked="0" layoutInCell="1" allowOverlap="1" wp14:anchorId="4E33974A" wp14:editId="2D5ABF79">
                <wp:simplePos x="0" y="0"/>
                <wp:positionH relativeFrom="margin">
                  <wp:align>center</wp:align>
                </wp:positionH>
                <wp:positionV relativeFrom="paragraph">
                  <wp:posOffset>5581650</wp:posOffset>
                </wp:positionV>
                <wp:extent cx="5836920" cy="635"/>
                <wp:effectExtent l="0" t="0" r="0" b="0"/>
                <wp:wrapTight wrapText="bothSides">
                  <wp:wrapPolygon edited="0">
                    <wp:start x="0" y="0"/>
                    <wp:lineTo x="0" y="20057"/>
                    <wp:lineTo x="21501" y="20057"/>
                    <wp:lineTo x="2150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1B7C9828" w14:textId="358D833B" w:rsidR="00A31835" w:rsidRPr="00770E2A" w:rsidRDefault="00A31835" w:rsidP="00A31835">
                            <w:pPr>
                              <w:pStyle w:val="Caption"/>
                              <w:jc w:val="center"/>
                              <w:rPr>
                                <w:noProof/>
                                <w:lang w:val="sr-Cyrl-RS"/>
                              </w:rPr>
                            </w:pPr>
                            <w:r>
                              <w:t xml:space="preserve">Слика </w:t>
                            </w:r>
                            <w:r>
                              <w:fldChar w:fldCharType="begin"/>
                            </w:r>
                            <w:r>
                              <w:instrText>SEQ Слика \* ARABIC</w:instrText>
                            </w:r>
                            <w:r>
                              <w:fldChar w:fldCharType="separate"/>
                            </w:r>
                            <w:r w:rsidR="001F31EC">
                              <w:rPr>
                                <w:noProof/>
                              </w:rPr>
                              <w:t>13</w:t>
                            </w:r>
                            <w:r>
                              <w:fldChar w:fldCharType="end"/>
                            </w:r>
                            <w:r>
                              <w:rPr>
                                <w:lang w:val="sr-Cyrl-RS"/>
                              </w:rPr>
                              <w:t xml:space="preserve"> - Страница Предвиди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3974A" id="Text Box 18" o:spid="_x0000_s1031" type="#_x0000_t202" style="position:absolute;left:0;text-align:left;margin-left:0;margin-top:439.5pt;width:459.6pt;height:.05pt;z-index:-25165822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5mcGQIAAD8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fL27mb2eUouSb7ZzW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" stroked="f">
                <v:textbox style="mso-fit-shape-to-text:t" inset="0,0,0,0">
                  <w:txbxContent>
                    <w:p w14:paraId="1B7C9828" w14:textId="358D833B" w:rsidR="00A31835" w:rsidRPr="00770E2A" w:rsidRDefault="00A31835" w:rsidP="00A31835">
                      <w:pPr>
                        <w:pStyle w:val="Caption"/>
                        <w:jc w:val="center"/>
                        <w:rPr>
                          <w:noProof/>
                          <w:lang w:val="sr-Cyrl-RS"/>
                        </w:rPr>
                      </w:pPr>
                      <w:r>
                        <w:t xml:space="preserve">Слика </w:t>
                      </w:r>
                      <w:r>
                        <w:fldChar w:fldCharType="begin"/>
                      </w:r>
                      <w:r>
                        <w:instrText>SEQ Слика \* ARABIC</w:instrText>
                      </w:r>
                      <w:r>
                        <w:fldChar w:fldCharType="separate"/>
                      </w:r>
                      <w:r w:rsidR="001F31EC">
                        <w:rPr>
                          <w:noProof/>
                        </w:rPr>
                        <w:t>13</w:t>
                      </w:r>
                      <w:r>
                        <w:fldChar w:fldCharType="end"/>
                      </w:r>
                      <w:r>
                        <w:rPr>
                          <w:lang w:val="sr-Cyrl-RS"/>
                        </w:rPr>
                        <w:t xml:space="preserve"> - Страница Предвиди</w:t>
                      </w:r>
                    </w:p>
                  </w:txbxContent>
                </v:textbox>
                <w10:wrap type="tight" anchorx="margin"/>
              </v:shape>
            </w:pict>
          </mc:Fallback>
        </mc:AlternateContent>
      </w:r>
      <w:r w:rsidRPr="00F47641">
        <w:rPr>
          <w:noProof/>
          <w:lang w:val="sr-Cyrl-RS"/>
        </w:rPr>
        <w:drawing>
          <wp:anchor distT="0" distB="0" distL="114300" distR="114300" simplePos="0" relativeHeight="251658253" behindDoc="1" locked="0" layoutInCell="1" allowOverlap="1" wp14:anchorId="30F959F4" wp14:editId="3BD6F796">
            <wp:simplePos x="0" y="0"/>
            <wp:positionH relativeFrom="margin">
              <wp:align>center</wp:align>
            </wp:positionH>
            <wp:positionV relativeFrom="paragraph">
              <wp:posOffset>735330</wp:posOffset>
            </wp:positionV>
            <wp:extent cx="5836920" cy="4743745"/>
            <wp:effectExtent l="0" t="0" r="0" b="0"/>
            <wp:wrapTight wrapText="bothSides">
              <wp:wrapPolygon edited="0">
                <wp:start x="0" y="0"/>
                <wp:lineTo x="0" y="21513"/>
                <wp:lineTo x="21501" y="21513"/>
                <wp:lineTo x="21501" y="0"/>
                <wp:lineTo x="0" y="0"/>
              </wp:wrapPolygon>
            </wp:wrapTight>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836920" cy="4743745"/>
                    </a:xfrm>
                    <a:prstGeom prst="rect">
                      <a:avLst/>
                    </a:prstGeom>
                  </pic:spPr>
                </pic:pic>
              </a:graphicData>
            </a:graphic>
          </wp:anchor>
        </w:drawing>
      </w:r>
      <w:r w:rsidR="00835C74">
        <w:rPr>
          <w:lang w:val="sr-Cyrl-RS"/>
        </w:rPr>
        <w:t>На страни „</w:t>
      </w:r>
      <w:proofErr w:type="spellStart"/>
      <w:r w:rsidR="002726A4">
        <w:t>Predvidi</w:t>
      </w:r>
      <w:proofErr w:type="spellEnd"/>
      <w:r w:rsidR="00835C74">
        <w:rPr>
          <w:lang w:val="sr-Cyrl-RS"/>
        </w:rPr>
        <w:t xml:space="preserve">“ </w:t>
      </w:r>
      <w:r w:rsidR="00E77736">
        <w:rPr>
          <w:lang w:val="sr-Cyrl-RS"/>
        </w:rPr>
        <w:t>корисник</w:t>
      </w:r>
      <w:r w:rsidR="007324F9">
        <w:rPr>
          <w:lang w:val="sr-Cyrl-RS"/>
        </w:rPr>
        <w:t xml:space="preserve"> може </w:t>
      </w:r>
      <w:r w:rsidR="00500D4F">
        <w:rPr>
          <w:lang w:val="sr-Cyrl-RS"/>
        </w:rPr>
        <w:t xml:space="preserve">да прегледа све своје </w:t>
      </w:r>
      <w:r w:rsidR="001B710D">
        <w:rPr>
          <w:lang w:val="sr-Cyrl-RS"/>
        </w:rPr>
        <w:t xml:space="preserve">трениране моделе и </w:t>
      </w:r>
      <w:r w:rsidR="008907FE">
        <w:rPr>
          <w:lang w:val="sr-Cyrl-RS"/>
        </w:rPr>
        <w:t xml:space="preserve">да отвори страну за предвиђање са одабраним тренираним моделом. </w:t>
      </w:r>
      <w:r w:rsidR="004C29CF">
        <w:rPr>
          <w:lang w:val="sr-Cyrl-RS"/>
        </w:rPr>
        <w:t>Т</w:t>
      </w:r>
      <w:r w:rsidR="007E067C">
        <w:rPr>
          <w:lang w:val="sr-Cyrl-RS"/>
        </w:rPr>
        <w:t xml:space="preserve">акође </w:t>
      </w:r>
      <w:r w:rsidR="002726A4">
        <w:rPr>
          <w:lang w:val="sr-Cyrl-RS"/>
        </w:rPr>
        <w:t>има</w:t>
      </w:r>
      <w:r w:rsidR="00537B96">
        <w:rPr>
          <w:lang w:val="sr-Cyrl-RS"/>
        </w:rPr>
        <w:t xml:space="preserve"> и</w:t>
      </w:r>
      <w:r w:rsidR="002726A4">
        <w:rPr>
          <w:lang w:val="sr-Cyrl-RS"/>
        </w:rPr>
        <w:t xml:space="preserve"> опцију</w:t>
      </w:r>
      <w:r w:rsidR="007E067C">
        <w:rPr>
          <w:lang w:val="sr-Cyrl-RS"/>
        </w:rPr>
        <w:t xml:space="preserve"> </w:t>
      </w:r>
      <w:r w:rsidR="002726A4">
        <w:rPr>
          <w:lang w:val="sr-Cyrl-RS"/>
        </w:rPr>
        <w:t>брисања</w:t>
      </w:r>
      <w:r w:rsidR="007E067C">
        <w:rPr>
          <w:lang w:val="sr-Cyrl-RS"/>
        </w:rPr>
        <w:t xml:space="preserve"> трениран</w:t>
      </w:r>
      <w:r w:rsidR="002726A4">
        <w:rPr>
          <w:lang w:val="sr-Cyrl-RS"/>
        </w:rPr>
        <w:t>их</w:t>
      </w:r>
      <w:r w:rsidR="007E067C">
        <w:rPr>
          <w:lang w:val="sr-Cyrl-RS"/>
        </w:rPr>
        <w:t xml:space="preserve"> модел</w:t>
      </w:r>
      <w:r w:rsidR="002726A4">
        <w:rPr>
          <w:lang w:val="sr-Cyrl-RS"/>
        </w:rPr>
        <w:t>а</w:t>
      </w:r>
      <w:r w:rsidR="007E067C">
        <w:rPr>
          <w:lang w:val="sr-Cyrl-RS"/>
        </w:rPr>
        <w:t>.</w:t>
      </w:r>
    </w:p>
    <w:p w14:paraId="6B947375" w14:textId="77777777" w:rsidR="00F47641" w:rsidRDefault="00F47641" w:rsidP="0055117F">
      <w:pPr>
        <w:rPr>
          <w:lang w:val="sr-Cyrl-RS"/>
        </w:rPr>
      </w:pPr>
    </w:p>
    <w:p w14:paraId="2B3E9C68" w14:textId="6AF554DE" w:rsidR="007E067C" w:rsidRDefault="009E13BC" w:rsidP="0055117F">
      <w:pPr>
        <w:rPr>
          <w:lang w:val="sr-Cyrl-RS"/>
        </w:rPr>
      </w:pPr>
      <w:r>
        <w:rPr>
          <w:lang w:val="sr-Cyrl-RS"/>
        </w:rPr>
        <w:t xml:space="preserve">На страници за предвиђање корисник може да унесе вредности улазних колона и да користи обучен модел </w:t>
      </w:r>
      <w:r w:rsidR="00A31835">
        <w:rPr>
          <w:lang w:val="sr-Cyrl-RS"/>
        </w:rPr>
        <w:t>како би</w:t>
      </w:r>
      <w:r>
        <w:rPr>
          <w:lang w:val="sr-Cyrl-RS"/>
        </w:rPr>
        <w:t xml:space="preserve"> предвид</w:t>
      </w:r>
      <w:r w:rsidR="00A31835">
        <w:rPr>
          <w:lang w:val="sr-Cyrl-RS"/>
        </w:rPr>
        <w:t>ео</w:t>
      </w:r>
      <w:r>
        <w:rPr>
          <w:lang w:val="sr-Cyrl-RS"/>
        </w:rPr>
        <w:t xml:space="preserve"> вредност излазне колоне.</w:t>
      </w:r>
    </w:p>
    <w:p w14:paraId="4EA5029D" w14:textId="698CE116" w:rsidR="00BD4CC1" w:rsidRDefault="00BD4CC1" w:rsidP="00BD4CC1">
      <w:pPr>
        <w:jc w:val="center"/>
        <w:rPr>
          <w:lang w:val="sr-Cyrl-RS"/>
        </w:rPr>
      </w:pPr>
    </w:p>
    <w:p w14:paraId="72F0D9EA" w14:textId="77777777" w:rsidR="00A31835" w:rsidRDefault="00A31835" w:rsidP="0055117F">
      <w:pPr>
        <w:rPr>
          <w:lang w:val="sr-Cyrl-RS"/>
        </w:rPr>
      </w:pPr>
    </w:p>
    <w:p w14:paraId="12890C94" w14:textId="77777777" w:rsidR="00A31835" w:rsidRDefault="00A31835" w:rsidP="0055117F">
      <w:pPr>
        <w:rPr>
          <w:lang w:val="sr-Cyrl-RS"/>
        </w:rPr>
      </w:pPr>
    </w:p>
    <w:p w14:paraId="689E5CD9" w14:textId="77777777" w:rsidR="00EC1463" w:rsidRDefault="00EC1463" w:rsidP="0055117F">
      <w:pPr>
        <w:rPr>
          <w:lang w:val="sr-Cyrl-RS"/>
        </w:rPr>
      </w:pPr>
    </w:p>
    <w:p w14:paraId="388A5B4D" w14:textId="652E9837" w:rsidR="009E13BC" w:rsidRDefault="00E870F1" w:rsidP="0055117F">
      <w:pPr>
        <w:rPr>
          <w:lang w:val="sr-Cyrl-RS"/>
        </w:rPr>
      </w:pPr>
      <w:r>
        <w:rPr>
          <w:lang w:val="sr-Cyrl-RS"/>
        </w:rPr>
        <w:lastRenderedPageBreak/>
        <w:t xml:space="preserve">На странама </w:t>
      </w:r>
      <w:r w:rsidR="00E93881">
        <w:rPr>
          <w:lang w:val="sr-Cyrl-RS"/>
        </w:rPr>
        <w:t>„</w:t>
      </w:r>
      <w:r w:rsidR="000272D7">
        <w:t xml:space="preserve">Moji </w:t>
      </w:r>
      <w:proofErr w:type="spellStart"/>
      <w:r w:rsidR="000272D7">
        <w:t>izvori</w:t>
      </w:r>
      <w:proofErr w:type="spellEnd"/>
      <w:r w:rsidR="000272D7">
        <w:t xml:space="preserve"> </w:t>
      </w:r>
      <w:proofErr w:type="spellStart"/>
      <w:r w:rsidR="000272D7">
        <w:t>podataka</w:t>
      </w:r>
      <w:proofErr w:type="spellEnd"/>
      <w:r w:rsidR="00E93881">
        <w:rPr>
          <w:lang w:val="sr-Cyrl-RS"/>
        </w:rPr>
        <w:t>“</w:t>
      </w:r>
      <w:r w:rsidR="000272D7">
        <w:t xml:space="preserve"> </w:t>
      </w:r>
      <w:r w:rsidR="000272D7">
        <w:rPr>
          <w:lang w:val="sr-Cyrl-RS"/>
        </w:rPr>
        <w:t>и</w:t>
      </w:r>
      <w:r w:rsidR="00286CA1">
        <w:rPr>
          <w:lang w:val="sr-Cyrl-RS"/>
        </w:rPr>
        <w:t xml:space="preserve"> </w:t>
      </w:r>
      <w:r w:rsidR="00E93881">
        <w:rPr>
          <w:lang w:val="sr-Cyrl-RS"/>
        </w:rPr>
        <w:t>„</w:t>
      </w:r>
      <w:r w:rsidR="000272D7">
        <w:t xml:space="preserve">Moji </w:t>
      </w:r>
      <w:proofErr w:type="spellStart"/>
      <w:r w:rsidR="000272D7">
        <w:t>modeli</w:t>
      </w:r>
      <w:proofErr w:type="spellEnd"/>
      <w:r w:rsidR="00E93881">
        <w:rPr>
          <w:lang w:val="sr-Cyrl-RS"/>
        </w:rPr>
        <w:t>“</w:t>
      </w:r>
      <w:r w:rsidR="00286CA1">
        <w:rPr>
          <w:lang w:val="sr-Cyrl-RS"/>
        </w:rPr>
        <w:t xml:space="preserve">, </w:t>
      </w:r>
      <w:r w:rsidR="00472B82">
        <w:rPr>
          <w:lang w:val="sr-Cyrl-RS"/>
        </w:rPr>
        <w:t xml:space="preserve">корисник може да прегледа </w:t>
      </w:r>
      <w:r w:rsidR="00E93881">
        <w:rPr>
          <w:lang w:val="sr-Cyrl-RS"/>
        </w:rPr>
        <w:t>и брише исте.</w:t>
      </w:r>
    </w:p>
    <w:p w14:paraId="7389AAF6" w14:textId="77777777" w:rsidR="00EC1463" w:rsidRDefault="00F048FA" w:rsidP="00EC1463">
      <w:pPr>
        <w:keepNext/>
        <w:jc w:val="center"/>
      </w:pPr>
      <w:r w:rsidRPr="00F048FA">
        <w:rPr>
          <w:noProof/>
          <w:lang w:val="sr-Cyrl-RS"/>
        </w:rPr>
        <w:drawing>
          <wp:inline distT="0" distB="0" distL="0" distR="0" wp14:anchorId="32356088" wp14:editId="063C2C01">
            <wp:extent cx="5097780" cy="3638159"/>
            <wp:effectExtent l="0" t="0" r="7620" b="63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8"/>
                    <a:stretch>
                      <a:fillRect/>
                    </a:stretch>
                  </pic:blipFill>
                  <pic:spPr>
                    <a:xfrm>
                      <a:off x="0" y="0"/>
                      <a:ext cx="5104093" cy="3642664"/>
                    </a:xfrm>
                    <a:prstGeom prst="rect">
                      <a:avLst/>
                    </a:prstGeom>
                  </pic:spPr>
                </pic:pic>
              </a:graphicData>
            </a:graphic>
          </wp:inline>
        </w:drawing>
      </w:r>
    </w:p>
    <w:p w14:paraId="42D2DF31" w14:textId="21DA678A" w:rsidR="00F048FA" w:rsidRDefault="00EC1463" w:rsidP="00EC1463">
      <w:pPr>
        <w:pStyle w:val="Caption"/>
        <w:jc w:val="center"/>
        <w:rPr>
          <w:lang w:val="sr-Cyrl-RS"/>
        </w:rPr>
      </w:pPr>
      <w:proofErr w:type="spellStart"/>
      <w:r>
        <w:t>Слика</w:t>
      </w:r>
      <w:proofErr w:type="spellEnd"/>
      <w:r>
        <w:t xml:space="preserve"> </w:t>
      </w:r>
      <w:r>
        <w:fldChar w:fldCharType="begin"/>
      </w:r>
      <w:r>
        <w:instrText>SEQ Слика \* ARABIC</w:instrText>
      </w:r>
      <w:r>
        <w:fldChar w:fldCharType="separate"/>
      </w:r>
      <w:r w:rsidR="001F31EC">
        <w:rPr>
          <w:noProof/>
        </w:rPr>
        <w:t>14</w:t>
      </w:r>
      <w:r>
        <w:fldChar w:fldCharType="end"/>
      </w:r>
      <w:r>
        <w:rPr>
          <w:lang w:val="sr-Cyrl-RS"/>
        </w:rPr>
        <w:t xml:space="preserve"> - Моји извори података</w:t>
      </w:r>
    </w:p>
    <w:p w14:paraId="621F440F" w14:textId="23052DEC" w:rsidR="00F048FA" w:rsidRDefault="001F31EC" w:rsidP="00F048FA">
      <w:pPr>
        <w:jc w:val="center"/>
        <w:rPr>
          <w:lang w:val="sr-Cyrl-RS"/>
        </w:rPr>
      </w:pPr>
      <w:r w:rsidRPr="00BB3FBE">
        <w:rPr>
          <w:noProof/>
          <w:lang w:val="sr-Cyrl-RS"/>
        </w:rPr>
        <w:drawing>
          <wp:anchor distT="0" distB="0" distL="114300" distR="114300" simplePos="0" relativeHeight="251658255" behindDoc="1" locked="0" layoutInCell="1" allowOverlap="1" wp14:anchorId="6F3EA732" wp14:editId="18BF741A">
            <wp:simplePos x="0" y="0"/>
            <wp:positionH relativeFrom="margin">
              <wp:align>center</wp:align>
            </wp:positionH>
            <wp:positionV relativeFrom="paragraph">
              <wp:posOffset>288925</wp:posOffset>
            </wp:positionV>
            <wp:extent cx="5178425" cy="3253740"/>
            <wp:effectExtent l="0" t="0" r="3175" b="3810"/>
            <wp:wrapTight wrapText="bothSides">
              <wp:wrapPolygon edited="0">
                <wp:start x="0" y="0"/>
                <wp:lineTo x="0" y="21499"/>
                <wp:lineTo x="21534" y="21499"/>
                <wp:lineTo x="21534" y="0"/>
                <wp:lineTo x="0" y="0"/>
              </wp:wrapPolygon>
            </wp:wrapTight>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78425" cy="32537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1" locked="0" layoutInCell="1" allowOverlap="1" wp14:anchorId="2F7621B9" wp14:editId="27A03B38">
                <wp:simplePos x="0" y="0"/>
                <wp:positionH relativeFrom="margin">
                  <wp:align>center</wp:align>
                </wp:positionH>
                <wp:positionV relativeFrom="paragraph">
                  <wp:posOffset>3649345</wp:posOffset>
                </wp:positionV>
                <wp:extent cx="5336540" cy="635"/>
                <wp:effectExtent l="0" t="0" r="0" b="0"/>
                <wp:wrapTight wrapText="bothSides">
                  <wp:wrapPolygon edited="0">
                    <wp:start x="0" y="0"/>
                    <wp:lineTo x="0" y="20057"/>
                    <wp:lineTo x="21513" y="20057"/>
                    <wp:lineTo x="2151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wps:spPr>
                      <wps:txbx>
                        <w:txbxContent>
                          <w:p w14:paraId="4F8FE539" w14:textId="23CE92AE" w:rsidR="001F31EC" w:rsidRPr="00D65194" w:rsidRDefault="001F31EC" w:rsidP="001F31EC">
                            <w:pPr>
                              <w:pStyle w:val="Caption"/>
                              <w:jc w:val="center"/>
                              <w:rPr>
                                <w:noProof/>
                                <w:lang w:val="sr-Cyrl-RS"/>
                              </w:rPr>
                            </w:pPr>
                            <w:r>
                              <w:t xml:space="preserve">Слика </w:t>
                            </w:r>
                            <w:r>
                              <w:fldChar w:fldCharType="begin"/>
                            </w:r>
                            <w:r>
                              <w:instrText>SEQ Слика \* ARABIC</w:instrText>
                            </w:r>
                            <w:r>
                              <w:fldChar w:fldCharType="separate"/>
                            </w:r>
                            <w:r>
                              <w:rPr>
                                <w:noProof/>
                              </w:rPr>
                              <w:t>15</w:t>
                            </w:r>
                            <w:r>
                              <w:fldChar w:fldCharType="end"/>
                            </w:r>
                            <w:r>
                              <w:rPr>
                                <w:lang w:val="sr-Cyrl-RS"/>
                              </w:rPr>
                              <w:t xml:space="preserve"> - Моји модели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621B9" id="Text Box 19" o:spid="_x0000_s1032" type="#_x0000_t202" style="position:absolute;left:0;text-align:left;margin-left:0;margin-top:287.35pt;width:420.2pt;height:.05pt;z-index:-251658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" stroked="f">
                <v:textbox style="mso-fit-shape-to-text:t" inset="0,0,0,0">
                  <w:txbxContent>
                    <w:p w14:paraId="4F8FE539" w14:textId="23CE92AE" w:rsidR="001F31EC" w:rsidRPr="00D65194" w:rsidRDefault="001F31EC" w:rsidP="001F31EC">
                      <w:pPr>
                        <w:pStyle w:val="Caption"/>
                        <w:jc w:val="center"/>
                        <w:rPr>
                          <w:noProof/>
                          <w:lang w:val="sr-Cyrl-RS"/>
                        </w:rPr>
                      </w:pPr>
                      <w:r>
                        <w:t xml:space="preserve">Слика </w:t>
                      </w:r>
                      <w:r>
                        <w:fldChar w:fldCharType="begin"/>
                      </w:r>
                      <w:r>
                        <w:instrText>SEQ Слика \* ARABIC</w:instrText>
                      </w:r>
                      <w:r>
                        <w:fldChar w:fldCharType="separate"/>
                      </w:r>
                      <w:r>
                        <w:rPr>
                          <w:noProof/>
                        </w:rPr>
                        <w:t>15</w:t>
                      </w:r>
                      <w:r>
                        <w:fldChar w:fldCharType="end"/>
                      </w:r>
                      <w:r>
                        <w:rPr>
                          <w:lang w:val="sr-Cyrl-RS"/>
                        </w:rPr>
                        <w:t xml:space="preserve"> - Моји модели</w:t>
                      </w:r>
                    </w:p>
                  </w:txbxContent>
                </v:textbox>
                <w10:wrap type="tight" anchorx="margin"/>
              </v:shape>
            </w:pict>
          </mc:Fallback>
        </mc:AlternateContent>
      </w:r>
    </w:p>
    <w:p w14:paraId="40198341" w14:textId="061E5698" w:rsidR="0055117F" w:rsidRDefault="0055117F" w:rsidP="0055117F">
      <w:pPr>
        <w:pStyle w:val="Heading2"/>
        <w:rPr>
          <w:lang w:val="sr-Cyrl-RS"/>
        </w:rPr>
      </w:pPr>
      <w:bookmarkStart w:id="62" w:name="_Toc101465966"/>
      <w:r>
        <w:rPr>
          <w:lang w:val="sr-Cyrl-RS"/>
        </w:rPr>
        <w:lastRenderedPageBreak/>
        <w:t>Хардверски интерфејси</w:t>
      </w:r>
      <w:bookmarkEnd w:id="62"/>
    </w:p>
    <w:p w14:paraId="17F4FC29" w14:textId="77777777" w:rsidR="0055117F" w:rsidRDefault="0055117F" w:rsidP="0055117F">
      <w:pPr>
        <w:rPr>
          <w:lang w:val="sr-Cyrl-RS"/>
        </w:rPr>
      </w:pPr>
    </w:p>
    <w:p w14:paraId="238D1ADD" w14:textId="5B53FCE3" w:rsidR="6BB985A6" w:rsidRDefault="3145763E" w:rsidP="000272D7">
      <w:pPr>
        <w:ind w:firstLine="576"/>
        <w:rPr>
          <w:lang w:val="sr-Cyrl-RS"/>
        </w:rPr>
      </w:pPr>
      <w:r w:rsidRPr="3145763E">
        <w:rPr>
          <w:lang w:val="sr-Cyrl-RS"/>
        </w:rPr>
        <w:t>Прихватљива је свака хардверска конфигурација</w:t>
      </w:r>
      <w:r w:rsidR="74FE805D" w:rsidRPr="74FE805D">
        <w:rPr>
          <w:lang w:val="sr-Cyrl-RS"/>
        </w:rPr>
        <w:t xml:space="preserve"> рачунара, таква да постоји приступ Интернету.</w:t>
      </w:r>
    </w:p>
    <w:p w14:paraId="6D63CDF3" w14:textId="77777777" w:rsidR="000272D7" w:rsidRDefault="000272D7" w:rsidP="000272D7">
      <w:pPr>
        <w:ind w:firstLine="576"/>
        <w:rPr>
          <w:lang w:val="sr-Cyrl-RS"/>
        </w:rPr>
      </w:pPr>
    </w:p>
    <w:p w14:paraId="649E2B90" w14:textId="668B7CD8" w:rsidR="0055117F" w:rsidRDefault="0055117F" w:rsidP="0055117F">
      <w:pPr>
        <w:pStyle w:val="Heading2"/>
        <w:rPr>
          <w:lang w:val="sr-Cyrl-RS"/>
        </w:rPr>
      </w:pPr>
      <w:bookmarkStart w:id="63" w:name="_Toc101465967"/>
      <w:r>
        <w:rPr>
          <w:lang w:val="sr-Cyrl-RS"/>
        </w:rPr>
        <w:t>Софтверски интерфејси</w:t>
      </w:r>
      <w:bookmarkEnd w:id="63"/>
    </w:p>
    <w:p w14:paraId="364A7551" w14:textId="77777777" w:rsidR="0055117F" w:rsidRDefault="0055117F" w:rsidP="0055117F">
      <w:pPr>
        <w:rPr>
          <w:lang w:val="sr-Cyrl-RS"/>
        </w:rPr>
      </w:pPr>
    </w:p>
    <w:p w14:paraId="447A1BA6" w14:textId="6618EA59" w:rsidR="53473E98" w:rsidRDefault="75BA95C1" w:rsidP="000272D7">
      <w:pPr>
        <w:ind w:firstLine="576"/>
        <w:rPr>
          <w:rFonts w:ascii="Calibri" w:eastAsia="Calibri" w:hAnsi="Calibri" w:cs="Calibri"/>
          <w:i/>
          <w:lang w:val="sr-Cyrl-RS"/>
        </w:rPr>
      </w:pPr>
      <w:r w:rsidRPr="46F9FE81">
        <w:rPr>
          <w:rFonts w:ascii="Calibri" w:eastAsia="Calibri" w:hAnsi="Calibri" w:cs="Calibri"/>
          <w:lang w:val="sr-Cyrl-RS"/>
        </w:rPr>
        <w:t>За покретање веб апликације потребно је имати инсталиран било који претраживач</w:t>
      </w:r>
      <w:r w:rsidRPr="11B1F97F">
        <w:rPr>
          <w:rFonts w:ascii="Calibri" w:eastAsia="Calibri" w:hAnsi="Calibri" w:cs="Calibri"/>
          <w:lang w:val="sr-Cyrl-RS"/>
        </w:rPr>
        <w:t xml:space="preserve">: </w:t>
      </w:r>
      <w:proofErr w:type="spellStart"/>
      <w:r w:rsidRPr="000272D7">
        <w:rPr>
          <w:rFonts w:ascii="Calibri" w:eastAsia="Calibri" w:hAnsi="Calibri" w:cs="Calibri"/>
          <w:i/>
          <w:lang w:val="sr-Cyrl-RS"/>
        </w:rPr>
        <w:t>Chrome</w:t>
      </w:r>
      <w:proofErr w:type="spellEnd"/>
      <w:r w:rsidRPr="000272D7">
        <w:rPr>
          <w:rFonts w:ascii="Calibri" w:eastAsia="Calibri" w:hAnsi="Calibri" w:cs="Calibri"/>
          <w:i/>
          <w:lang w:val="sr-Cyrl-RS"/>
        </w:rPr>
        <w:t xml:space="preserve">, </w:t>
      </w:r>
      <w:proofErr w:type="spellStart"/>
      <w:r w:rsidRPr="000272D7">
        <w:rPr>
          <w:rFonts w:ascii="Calibri" w:eastAsia="Calibri" w:hAnsi="Calibri" w:cs="Calibri"/>
          <w:i/>
          <w:lang w:val="sr-Cyrl-RS"/>
        </w:rPr>
        <w:t>Firefox</w:t>
      </w:r>
      <w:proofErr w:type="spellEnd"/>
      <w:r w:rsidRPr="000272D7">
        <w:rPr>
          <w:rFonts w:ascii="Calibri" w:eastAsia="Calibri" w:hAnsi="Calibri" w:cs="Calibri"/>
          <w:i/>
          <w:lang w:val="sr-Cyrl-RS"/>
        </w:rPr>
        <w:t xml:space="preserve">, </w:t>
      </w:r>
      <w:proofErr w:type="spellStart"/>
      <w:r w:rsidRPr="000272D7">
        <w:rPr>
          <w:rFonts w:ascii="Calibri" w:eastAsia="Calibri" w:hAnsi="Calibri" w:cs="Calibri"/>
          <w:i/>
          <w:lang w:val="sr-Cyrl-RS"/>
        </w:rPr>
        <w:t>Opera</w:t>
      </w:r>
      <w:proofErr w:type="spellEnd"/>
      <w:r w:rsidRPr="000272D7">
        <w:rPr>
          <w:rFonts w:ascii="Calibri" w:eastAsia="Calibri" w:hAnsi="Calibri" w:cs="Calibri"/>
          <w:i/>
          <w:lang w:val="sr-Cyrl-RS"/>
        </w:rPr>
        <w:t>…</w:t>
      </w:r>
    </w:p>
    <w:p w14:paraId="5527E727" w14:textId="77777777" w:rsidR="000272D7" w:rsidRPr="000272D7" w:rsidRDefault="000272D7" w:rsidP="000272D7">
      <w:pPr>
        <w:ind w:firstLine="576"/>
        <w:rPr>
          <w:rFonts w:ascii="Calibri" w:eastAsia="Calibri" w:hAnsi="Calibri" w:cs="Calibri"/>
          <w:i/>
          <w:iCs/>
          <w:lang w:val="sr-Cyrl-RS"/>
        </w:rPr>
      </w:pPr>
    </w:p>
    <w:p w14:paraId="6CF5218E" w14:textId="6CE8D4BF" w:rsidR="0055117F" w:rsidRPr="0055117F" w:rsidRDefault="0055117F" w:rsidP="0055117F">
      <w:pPr>
        <w:pStyle w:val="Heading2"/>
        <w:rPr>
          <w:lang w:val="sr-Cyrl-RS"/>
        </w:rPr>
      </w:pPr>
      <w:bookmarkStart w:id="64" w:name="_Toc101465968"/>
      <w:r>
        <w:rPr>
          <w:lang w:val="sr-Cyrl-RS"/>
        </w:rPr>
        <w:t>Комуникациони интерфејси</w:t>
      </w:r>
      <w:bookmarkEnd w:id="64"/>
    </w:p>
    <w:p w14:paraId="38825CF3" w14:textId="77777777" w:rsidR="000272D7" w:rsidRPr="000272D7" w:rsidRDefault="000272D7" w:rsidP="000272D7">
      <w:pPr>
        <w:rPr>
          <w:lang w:val="sr-Cyrl-RS"/>
        </w:rPr>
      </w:pPr>
    </w:p>
    <w:p w14:paraId="0534432A" w14:textId="27957344" w:rsidR="5309CF8D" w:rsidRDefault="6483B182" w:rsidP="000272D7">
      <w:pPr>
        <w:ind w:firstLine="432"/>
        <w:rPr>
          <w:lang w:val="sr-Cyrl-RS"/>
        </w:rPr>
      </w:pPr>
      <w:r w:rsidRPr="4CDEBAAF">
        <w:rPr>
          <w:lang w:val="sr-Cyrl-RS"/>
        </w:rPr>
        <w:t>За комуникацију</w:t>
      </w:r>
      <w:r w:rsidR="59153049" w:rsidRPr="4CDEBAAF">
        <w:rPr>
          <w:lang w:val="sr-Cyrl-RS"/>
        </w:rPr>
        <w:t xml:space="preserve"> апликације са сервером</w:t>
      </w:r>
      <w:r w:rsidR="15631696" w:rsidRPr="4CDEBAAF">
        <w:rPr>
          <w:lang w:val="sr-Cyrl-RS"/>
        </w:rPr>
        <w:t xml:space="preserve"> корист</w:t>
      </w:r>
      <w:r w:rsidR="71CC099F" w:rsidRPr="4CDEBAAF">
        <w:rPr>
          <w:lang w:val="sr-Cyrl-RS"/>
        </w:rPr>
        <w:t>и се H</w:t>
      </w:r>
      <w:r w:rsidR="665D8866" w:rsidRPr="4CDEBAAF">
        <w:rPr>
          <w:lang w:val="sr-Cyrl-RS"/>
        </w:rPr>
        <w:t>TTP протокол.</w:t>
      </w:r>
    </w:p>
    <w:p w14:paraId="0613F9F9" w14:textId="77777777" w:rsidR="009E3C17" w:rsidRDefault="009E3C17" w:rsidP="009E3C17">
      <w:pPr>
        <w:rPr>
          <w:lang w:val="sr-Cyrl-RS"/>
        </w:rPr>
      </w:pPr>
    </w:p>
    <w:p w14:paraId="47709A6E" w14:textId="1754976B" w:rsidR="009E3C17" w:rsidRPr="009E3C17" w:rsidRDefault="009E3C17" w:rsidP="009E3C17">
      <w:pPr>
        <w:rPr>
          <w:lang w:val="sr-Cyrl-RS"/>
        </w:rPr>
      </w:pPr>
    </w:p>
    <w:p w14:paraId="1EF47B61" w14:textId="75E928B1" w:rsidR="3BA08BF5" w:rsidRDefault="3BA08BF5" w:rsidP="3BA08BF5">
      <w:pPr>
        <w:rPr>
          <w:lang w:val="sr-Cyrl-RS"/>
        </w:rPr>
      </w:pPr>
    </w:p>
    <w:p w14:paraId="0FDEEEB7" w14:textId="77777777" w:rsidR="00130698" w:rsidRDefault="00130698">
      <w:pPr>
        <w:rPr>
          <w:rFonts w:asciiTheme="majorHAnsi" w:eastAsiaTheme="majorEastAsia" w:hAnsiTheme="majorHAnsi" w:cstheme="majorBidi"/>
          <w:color w:val="2F5496" w:themeColor="accent1" w:themeShade="BF"/>
          <w:sz w:val="32"/>
          <w:szCs w:val="32"/>
          <w:lang w:val="sr-Cyrl-RS"/>
        </w:rPr>
      </w:pPr>
      <w:r>
        <w:rPr>
          <w:lang w:val="sr-Cyrl-RS"/>
        </w:rPr>
        <w:br w:type="page"/>
      </w:r>
    </w:p>
    <w:p w14:paraId="339C3395" w14:textId="54B39B79" w:rsidR="00317591" w:rsidRPr="00130698" w:rsidRDefault="00B6402C" w:rsidP="00130698">
      <w:pPr>
        <w:pStyle w:val="Heading1"/>
        <w:rPr>
          <w:lang w:val="sr-Cyrl-RS"/>
        </w:rPr>
      </w:pPr>
      <w:bookmarkStart w:id="65" w:name="_Toc101465969"/>
      <w:r>
        <w:rPr>
          <w:lang w:val="sr-Cyrl-RS"/>
        </w:rPr>
        <w:lastRenderedPageBreak/>
        <w:t>Остали нефункционални захтеви</w:t>
      </w:r>
      <w:bookmarkEnd w:id="65"/>
    </w:p>
    <w:p w14:paraId="4B8AFE7F" w14:textId="1F914812" w:rsidR="54BDD6C4" w:rsidRDefault="54BDD6C4" w:rsidP="54BDD6C4">
      <w:pPr>
        <w:rPr>
          <w:lang w:val="sr-Cyrl-RS"/>
        </w:rPr>
      </w:pPr>
    </w:p>
    <w:p w14:paraId="765244B6" w14:textId="77777777" w:rsidR="008E6F91" w:rsidRDefault="008E6F91" w:rsidP="54BDD6C4">
      <w:pPr>
        <w:rPr>
          <w:lang w:val="sr-Cyrl-RS"/>
        </w:rPr>
      </w:pPr>
    </w:p>
    <w:p w14:paraId="71981A95" w14:textId="521E6208" w:rsidR="00317591" w:rsidRPr="00CE4693" w:rsidRDefault="20F31CF1" w:rsidP="00676133">
      <w:pPr>
        <w:pStyle w:val="Heading2"/>
        <w:rPr>
          <w:lang w:val="sr-Cyrl-RS"/>
        </w:rPr>
      </w:pPr>
      <w:bookmarkStart w:id="66" w:name="_Toc101465970"/>
      <w:r w:rsidRPr="20F31CF1">
        <w:rPr>
          <w:lang w:val="sr-Cyrl-RS"/>
        </w:rPr>
        <w:t>Захтеви у погледу перформанси</w:t>
      </w:r>
      <w:bookmarkEnd w:id="66"/>
    </w:p>
    <w:p w14:paraId="20BBD431" w14:textId="77777777" w:rsidR="008E6F91" w:rsidRPr="008E6F91" w:rsidRDefault="008E6F91" w:rsidP="008E6F91">
      <w:pPr>
        <w:rPr>
          <w:lang w:val="sr-Cyrl-RS"/>
        </w:rPr>
      </w:pPr>
    </w:p>
    <w:p w14:paraId="56C4F382" w14:textId="42618039" w:rsidR="00317591" w:rsidRPr="00CE4693" w:rsidRDefault="6F934B1C" w:rsidP="000458CA">
      <w:pPr>
        <w:spacing w:line="257" w:lineRule="auto"/>
        <w:ind w:firstLine="576"/>
        <w:rPr>
          <w:lang w:val="sr-Cyrl-RS"/>
        </w:rPr>
      </w:pPr>
      <w:r w:rsidRPr="33C86147">
        <w:rPr>
          <w:rFonts w:ascii="Calibri" w:eastAsia="Calibri" w:hAnsi="Calibri" w:cs="Calibri"/>
          <w:lang w:val="sr-Cyrl-RS"/>
        </w:rPr>
        <w:t>Неопходно</w:t>
      </w:r>
      <w:r w:rsidRPr="6F934B1C">
        <w:rPr>
          <w:rFonts w:ascii="Calibri" w:eastAsia="Calibri" w:hAnsi="Calibri" w:cs="Calibri"/>
          <w:lang w:val="sr-Cyrl-RS"/>
        </w:rPr>
        <w:t xml:space="preserve"> је да апликација буде стабилна, пошто је замишљено да у исто време може да је користи више корисника. Корисник не сме да чека резултате апликације (учитавање скупова података, измену података скупа, измену личних података, претрагу скупова података, експеримената, модела) дуже од пар секунди. Спора интернет конекција може успорити рад апликације, с</w:t>
      </w:r>
      <w:r w:rsidRPr="00CE4693">
        <w:rPr>
          <w:rFonts w:ascii="Calibri" w:eastAsia="Calibri" w:hAnsi="Calibri" w:cs="Calibri"/>
          <w:lang w:val="sr-Cyrl-RS"/>
        </w:rPr>
        <w:t xml:space="preserve"> </w:t>
      </w:r>
      <w:r w:rsidRPr="6F934B1C">
        <w:rPr>
          <w:rFonts w:ascii="Calibri" w:eastAsia="Calibri" w:hAnsi="Calibri" w:cs="Calibri"/>
          <w:lang w:val="sr-Cyrl-RS"/>
        </w:rPr>
        <w:t>обзиром на то да се сви подаци налазе на серверу.</w:t>
      </w:r>
      <w:r w:rsidRPr="3FE80C64">
        <w:rPr>
          <w:rFonts w:ascii="Calibri" w:eastAsia="Calibri" w:hAnsi="Calibri" w:cs="Calibri"/>
          <w:lang w:val="sr-Cyrl-RS"/>
        </w:rPr>
        <w:t xml:space="preserve"> </w:t>
      </w:r>
      <w:r w:rsidR="3FE80C64" w:rsidRPr="3FE80C64">
        <w:rPr>
          <w:rFonts w:ascii="Calibri" w:eastAsia="Calibri" w:hAnsi="Calibri" w:cs="Calibri"/>
          <w:lang w:val="sr-Cyrl-RS"/>
        </w:rPr>
        <w:t xml:space="preserve">Уколико дође до ситуације у којој је потребно да корисник дуже чека на одговор сервера (нпр. у току тренирања), корисник на адекватан начин </w:t>
      </w:r>
      <w:r w:rsidR="000458CA">
        <w:rPr>
          <w:rFonts w:ascii="Calibri" w:eastAsia="Calibri" w:hAnsi="Calibri" w:cs="Calibri"/>
          <w:lang w:val="sr-Cyrl-RS"/>
        </w:rPr>
        <w:t xml:space="preserve">треба да буде обавештен </w:t>
      </w:r>
      <w:r w:rsidR="3FE80C64" w:rsidRPr="3FE80C64">
        <w:rPr>
          <w:rFonts w:ascii="Calibri" w:eastAsia="Calibri" w:hAnsi="Calibri" w:cs="Calibri"/>
          <w:lang w:val="sr-Cyrl-RS"/>
        </w:rPr>
        <w:t>о томе.</w:t>
      </w:r>
    </w:p>
    <w:p w14:paraId="1D190EA0" w14:textId="2FCDCF88" w:rsidR="5F43A9BE" w:rsidRDefault="5F43A9BE" w:rsidP="5F43A9BE">
      <w:pPr>
        <w:spacing w:line="257" w:lineRule="auto"/>
        <w:rPr>
          <w:rFonts w:ascii="Calibri" w:eastAsia="Calibri" w:hAnsi="Calibri" w:cs="Calibri"/>
          <w:lang w:val="sr-Cyrl-RS"/>
        </w:rPr>
      </w:pPr>
    </w:p>
    <w:p w14:paraId="640D122E" w14:textId="55047C18" w:rsidR="00317591" w:rsidRDefault="27C70986" w:rsidP="000458CA">
      <w:pPr>
        <w:pStyle w:val="Heading2"/>
        <w:rPr>
          <w:lang w:val="sr-Cyrl-RS"/>
        </w:rPr>
      </w:pPr>
      <w:bookmarkStart w:id="67" w:name="_Toc101465971"/>
      <w:r w:rsidRPr="27C70986">
        <w:rPr>
          <w:lang w:val="sr-Cyrl-RS"/>
        </w:rPr>
        <w:t>Пројектна ограничења</w:t>
      </w:r>
      <w:bookmarkEnd w:id="67"/>
    </w:p>
    <w:p w14:paraId="606546FC" w14:textId="77777777" w:rsidR="000458CA" w:rsidRPr="000458CA" w:rsidRDefault="000458CA" w:rsidP="000458CA">
      <w:pPr>
        <w:rPr>
          <w:lang w:val="sr-Cyrl-RS"/>
        </w:rPr>
      </w:pPr>
    </w:p>
    <w:p w14:paraId="02CFA4E7" w14:textId="3798F056" w:rsidR="2B58D722" w:rsidRDefault="51873221" w:rsidP="00F24045">
      <w:pPr>
        <w:spacing w:line="257" w:lineRule="auto"/>
        <w:ind w:firstLine="576"/>
        <w:rPr>
          <w:lang w:val="sr-Cyrl-RS"/>
        </w:rPr>
      </w:pPr>
      <w:r w:rsidRPr="1972C238">
        <w:rPr>
          <w:rFonts w:ascii="Calibri" w:eastAsia="Calibri" w:hAnsi="Calibri" w:cs="Calibri"/>
          <w:lang w:val="sr-Cyrl-RS"/>
        </w:rPr>
        <w:t xml:space="preserve">За развој клијентског дела апликације неопходно је коришћење </w:t>
      </w:r>
      <w:r w:rsidRPr="000458CA">
        <w:rPr>
          <w:rFonts w:ascii="Calibri" w:eastAsia="Calibri" w:hAnsi="Calibri" w:cs="Calibri"/>
          <w:i/>
        </w:rPr>
        <w:t>Angular</w:t>
      </w:r>
      <w:r w:rsidRPr="00CD4526">
        <w:rPr>
          <w:rFonts w:ascii="Calibri" w:eastAsia="Calibri" w:hAnsi="Calibri" w:cs="Calibri"/>
          <w:lang w:val="sr-Cyrl-RS"/>
        </w:rPr>
        <w:t xml:space="preserve"> </w:t>
      </w:r>
      <w:r w:rsidRPr="1972C238">
        <w:rPr>
          <w:rFonts w:ascii="Calibri" w:eastAsia="Calibri" w:hAnsi="Calibri" w:cs="Calibri"/>
          <w:lang w:val="sr-Cyrl-RS"/>
        </w:rPr>
        <w:t xml:space="preserve">оквира, </w:t>
      </w:r>
      <w:r w:rsidR="1972C238" w:rsidRPr="1972C238">
        <w:rPr>
          <w:rFonts w:ascii="Calibri" w:eastAsia="Calibri" w:hAnsi="Calibri" w:cs="Calibri"/>
          <w:lang w:val="sr-Cyrl-RS"/>
        </w:rPr>
        <w:t xml:space="preserve">за развој серверског дела користимо </w:t>
      </w:r>
      <w:r w:rsidR="1972C238" w:rsidRPr="00CD4526">
        <w:rPr>
          <w:rFonts w:ascii="Calibri" w:eastAsia="Calibri" w:hAnsi="Calibri" w:cs="Calibri"/>
          <w:lang w:val="sr-Cyrl-RS"/>
        </w:rPr>
        <w:t>.</w:t>
      </w:r>
      <w:r w:rsidR="1972C238" w:rsidRPr="000458CA">
        <w:rPr>
          <w:rFonts w:ascii="Calibri" w:eastAsia="Calibri" w:hAnsi="Calibri" w:cs="Calibri"/>
          <w:i/>
        </w:rPr>
        <w:t>Net</w:t>
      </w:r>
      <w:r w:rsidR="1972C238" w:rsidRPr="1972C238">
        <w:rPr>
          <w:rFonts w:ascii="Calibri" w:eastAsia="Calibri" w:hAnsi="Calibri" w:cs="Calibri"/>
          <w:lang w:val="sr-Cyrl-RS"/>
        </w:rPr>
        <w:t xml:space="preserve"> 6.0 и </w:t>
      </w:r>
      <w:r w:rsidR="1972C238" w:rsidRPr="000458CA">
        <w:rPr>
          <w:rFonts w:ascii="Calibri" w:eastAsia="Calibri" w:hAnsi="Calibri" w:cs="Calibri"/>
          <w:i/>
        </w:rPr>
        <w:t>Python</w:t>
      </w:r>
      <w:r w:rsidR="1972C238" w:rsidRPr="00CD4526">
        <w:rPr>
          <w:rFonts w:ascii="Calibri" w:eastAsia="Calibri" w:hAnsi="Calibri" w:cs="Calibri"/>
          <w:lang w:val="sr-Cyrl-RS"/>
        </w:rPr>
        <w:t xml:space="preserve"> 3.</w:t>
      </w:r>
      <w:r w:rsidR="001F21DB">
        <w:rPr>
          <w:rFonts w:ascii="Calibri" w:eastAsia="Calibri" w:hAnsi="Calibri" w:cs="Calibri"/>
          <w:lang w:val="sr-Cyrl-RS"/>
        </w:rPr>
        <w:t>10</w:t>
      </w:r>
      <w:r w:rsidR="1972C238" w:rsidRPr="00CD4526">
        <w:rPr>
          <w:rFonts w:ascii="Calibri" w:eastAsia="Calibri" w:hAnsi="Calibri" w:cs="Calibri"/>
          <w:lang w:val="sr-Cyrl-RS"/>
        </w:rPr>
        <w:t xml:space="preserve"> </w:t>
      </w:r>
      <w:r w:rsidR="1972C238" w:rsidRPr="1972C238">
        <w:rPr>
          <w:rFonts w:ascii="Calibri" w:eastAsia="Calibri" w:hAnsi="Calibri" w:cs="Calibri"/>
          <w:lang w:val="sr-Cyrl-RS"/>
        </w:rPr>
        <w:t xml:space="preserve">за </w:t>
      </w:r>
      <w:proofErr w:type="spellStart"/>
      <w:r w:rsidR="1972C238" w:rsidRPr="1972C238">
        <w:rPr>
          <w:rFonts w:ascii="Calibri" w:eastAsia="Calibri" w:hAnsi="Calibri" w:cs="Calibri"/>
          <w:lang w:val="sr-Cyrl-RS"/>
        </w:rPr>
        <w:t>микросервис</w:t>
      </w:r>
      <w:proofErr w:type="spellEnd"/>
      <w:r w:rsidR="1972C238" w:rsidRPr="1972C238">
        <w:rPr>
          <w:rFonts w:ascii="Calibri" w:eastAsia="Calibri" w:hAnsi="Calibri" w:cs="Calibri"/>
          <w:lang w:val="sr-Cyrl-RS"/>
        </w:rPr>
        <w:t xml:space="preserve"> за машинско учење</w:t>
      </w:r>
      <w:r w:rsidR="1972C238" w:rsidRPr="00CD4526">
        <w:rPr>
          <w:rFonts w:ascii="Calibri" w:eastAsia="Calibri" w:hAnsi="Calibri" w:cs="Calibri"/>
          <w:lang w:val="sr-Cyrl-RS"/>
        </w:rPr>
        <w:t xml:space="preserve">. </w:t>
      </w:r>
      <w:r w:rsidR="1972C238" w:rsidRPr="1972C238">
        <w:rPr>
          <w:rFonts w:ascii="Calibri" w:eastAsia="Calibri" w:hAnsi="Calibri" w:cs="Calibri"/>
          <w:lang w:val="sr-Cyrl-RS"/>
        </w:rPr>
        <w:t xml:space="preserve">Апликација дозвољава приступ </w:t>
      </w:r>
      <w:r w:rsidR="682AFF0A" w:rsidRPr="20D13328">
        <w:rPr>
          <w:rFonts w:ascii="Calibri" w:eastAsia="Calibri" w:hAnsi="Calibri" w:cs="Calibri"/>
          <w:lang w:val="sr-Cyrl-RS"/>
        </w:rPr>
        <w:t>улогованим</w:t>
      </w:r>
      <w:r w:rsidR="1972C238" w:rsidRPr="1972C238">
        <w:rPr>
          <w:rFonts w:ascii="Calibri" w:eastAsia="Calibri" w:hAnsi="Calibri" w:cs="Calibri"/>
          <w:lang w:val="sr-Cyrl-RS"/>
        </w:rPr>
        <w:t xml:space="preserve"> и </w:t>
      </w:r>
      <w:proofErr w:type="spellStart"/>
      <w:r w:rsidR="682AFF0A" w:rsidRPr="20D13328">
        <w:rPr>
          <w:rFonts w:ascii="Calibri" w:eastAsia="Calibri" w:hAnsi="Calibri" w:cs="Calibri"/>
          <w:lang w:val="sr-Cyrl-RS"/>
        </w:rPr>
        <w:t>не</w:t>
      </w:r>
      <w:r w:rsidR="00500929">
        <w:rPr>
          <w:rFonts w:ascii="Calibri" w:eastAsia="Calibri" w:hAnsi="Calibri" w:cs="Calibri"/>
          <w:lang w:val="sr-Cyrl-RS"/>
        </w:rPr>
        <w:t>пријављеним</w:t>
      </w:r>
      <w:proofErr w:type="spellEnd"/>
      <w:r w:rsidR="1972C238" w:rsidRPr="1972C238">
        <w:rPr>
          <w:rFonts w:ascii="Calibri" w:eastAsia="Calibri" w:hAnsi="Calibri" w:cs="Calibri"/>
          <w:lang w:val="sr-Cyrl-RS"/>
        </w:rPr>
        <w:t xml:space="preserve"> корисницима. За чување података користи се </w:t>
      </w:r>
      <w:r w:rsidR="1972C238" w:rsidRPr="000458CA">
        <w:rPr>
          <w:rFonts w:ascii="Calibri" w:eastAsia="Calibri" w:hAnsi="Calibri" w:cs="Calibri"/>
          <w:i/>
        </w:rPr>
        <w:t>MongoDB</w:t>
      </w:r>
      <w:r w:rsidR="1972C238" w:rsidRPr="00CD4526">
        <w:rPr>
          <w:rFonts w:ascii="Calibri" w:eastAsia="Calibri" w:hAnsi="Calibri" w:cs="Calibri"/>
          <w:lang w:val="sr-Cyrl-RS"/>
        </w:rPr>
        <w:t xml:space="preserve"> </w:t>
      </w:r>
      <w:r w:rsidR="1972C238" w:rsidRPr="1972C238">
        <w:rPr>
          <w:rFonts w:ascii="Calibri" w:eastAsia="Calibri" w:hAnsi="Calibri" w:cs="Calibri"/>
          <w:lang w:val="sr-Cyrl-RS"/>
        </w:rPr>
        <w:t>база података.</w:t>
      </w:r>
    </w:p>
    <w:p w14:paraId="765DAC3D" w14:textId="77777777" w:rsidR="00F24045" w:rsidRPr="00F24045" w:rsidRDefault="00F24045" w:rsidP="00F24045">
      <w:pPr>
        <w:spacing w:line="257" w:lineRule="auto"/>
        <w:ind w:firstLine="576"/>
        <w:rPr>
          <w:lang w:val="sr-Cyrl-RS"/>
        </w:rPr>
      </w:pPr>
    </w:p>
    <w:p w14:paraId="5F242747" w14:textId="2A3077C1" w:rsidR="00317591" w:rsidRPr="00CD4526" w:rsidRDefault="0E0440FF" w:rsidP="00F24045">
      <w:pPr>
        <w:pStyle w:val="Heading2"/>
        <w:rPr>
          <w:lang w:val="sr-Cyrl-RS"/>
        </w:rPr>
      </w:pPr>
      <w:bookmarkStart w:id="68" w:name="_Toc101465972"/>
      <w:r w:rsidRPr="0E0440FF">
        <w:rPr>
          <w:lang w:val="sr-Cyrl-RS"/>
        </w:rPr>
        <w:t>Захтеви у погледу квалитета</w:t>
      </w:r>
      <w:bookmarkEnd w:id="68"/>
    </w:p>
    <w:p w14:paraId="63644A10" w14:textId="77777777" w:rsidR="00F24045" w:rsidRPr="00F24045" w:rsidRDefault="00F24045" w:rsidP="00F24045">
      <w:pPr>
        <w:rPr>
          <w:lang w:val="sr-Cyrl-RS"/>
        </w:rPr>
      </w:pPr>
    </w:p>
    <w:p w14:paraId="09B4E37F" w14:textId="2A3077C1" w:rsidR="00317591" w:rsidRPr="00CD4526" w:rsidRDefault="0E0440FF" w:rsidP="27C70986">
      <w:pPr>
        <w:spacing w:line="257" w:lineRule="auto"/>
        <w:rPr>
          <w:lang w:val="sr-Cyrl-RS"/>
        </w:rPr>
      </w:pPr>
      <w:r w:rsidRPr="0E0440FF">
        <w:rPr>
          <w:rFonts w:ascii="Calibri" w:eastAsia="Calibri" w:hAnsi="Calibri" w:cs="Calibri"/>
          <w:lang w:val="sr-Cyrl-RS"/>
        </w:rPr>
        <w:t>Апликација мора да задовољава неколико критеријума квалитета:</w:t>
      </w:r>
    </w:p>
    <w:p w14:paraId="47F0EE1D" w14:textId="2A3077C1" w:rsidR="00317591" w:rsidRPr="00130698" w:rsidRDefault="0E0440FF" w:rsidP="00B548A0">
      <w:pPr>
        <w:pStyle w:val="ListParagraph"/>
        <w:numPr>
          <w:ilvl w:val="0"/>
          <w:numId w:val="2"/>
        </w:numPr>
        <w:spacing w:line="257" w:lineRule="auto"/>
        <w:rPr>
          <w:rFonts w:eastAsiaTheme="minorEastAsia"/>
          <w:lang w:val="sr-Cyrl-RS"/>
        </w:rPr>
      </w:pPr>
      <w:r w:rsidRPr="0E0440FF">
        <w:rPr>
          <w:rFonts w:ascii="Calibri" w:eastAsia="Calibri" w:hAnsi="Calibri" w:cs="Calibri"/>
          <w:lang w:val="sr-Cyrl-RS"/>
        </w:rPr>
        <w:t>Да буде доступна преко интернета</w:t>
      </w:r>
    </w:p>
    <w:p w14:paraId="2ED8215B" w14:textId="2A3077C1" w:rsidR="00317591" w:rsidRPr="00130698" w:rsidRDefault="0E0440FF" w:rsidP="00B548A0">
      <w:pPr>
        <w:pStyle w:val="ListParagraph"/>
        <w:numPr>
          <w:ilvl w:val="0"/>
          <w:numId w:val="2"/>
        </w:numPr>
        <w:spacing w:line="257" w:lineRule="auto"/>
        <w:rPr>
          <w:rFonts w:eastAsiaTheme="minorEastAsia"/>
          <w:lang w:val="sr-Cyrl-RS"/>
        </w:rPr>
      </w:pPr>
      <w:r w:rsidRPr="0E0440FF">
        <w:rPr>
          <w:rFonts w:ascii="Calibri" w:eastAsia="Calibri" w:hAnsi="Calibri" w:cs="Calibri"/>
          <w:lang w:val="sr-Cyrl-RS"/>
        </w:rPr>
        <w:t>Мора бити стабилна и када опслужује више корисника истовремено</w:t>
      </w:r>
    </w:p>
    <w:p w14:paraId="75739311" w14:textId="2A3077C1" w:rsidR="00317591" w:rsidRPr="00130698" w:rsidRDefault="0E0440FF" w:rsidP="00B548A0">
      <w:pPr>
        <w:pStyle w:val="ListParagraph"/>
        <w:numPr>
          <w:ilvl w:val="0"/>
          <w:numId w:val="2"/>
        </w:numPr>
        <w:spacing w:line="257" w:lineRule="auto"/>
        <w:rPr>
          <w:rFonts w:eastAsiaTheme="minorEastAsia"/>
          <w:lang w:val="sr-Cyrl-RS"/>
        </w:rPr>
      </w:pPr>
      <w:r w:rsidRPr="0E0440FF">
        <w:rPr>
          <w:rFonts w:ascii="Calibri" w:eastAsia="Calibri" w:hAnsi="Calibri" w:cs="Calibri"/>
          <w:lang w:val="sr-Cyrl-RS"/>
        </w:rPr>
        <w:t>Мора бити интуитивна и једноставна за коришћење</w:t>
      </w:r>
    </w:p>
    <w:p w14:paraId="63D1DB40" w14:textId="2A3077C1" w:rsidR="00317591" w:rsidRPr="00130698" w:rsidRDefault="0E0440FF" w:rsidP="00B548A0">
      <w:pPr>
        <w:pStyle w:val="ListParagraph"/>
        <w:numPr>
          <w:ilvl w:val="0"/>
          <w:numId w:val="2"/>
        </w:numPr>
        <w:spacing w:line="257" w:lineRule="auto"/>
        <w:rPr>
          <w:rFonts w:eastAsiaTheme="minorEastAsia"/>
          <w:lang w:val="sr-Cyrl-RS"/>
        </w:rPr>
      </w:pPr>
      <w:r w:rsidRPr="0E0440FF">
        <w:rPr>
          <w:rFonts w:ascii="Calibri" w:eastAsia="Calibri" w:hAnsi="Calibri" w:cs="Calibri"/>
          <w:lang w:val="sr-Cyrl-RS"/>
        </w:rPr>
        <w:t>Треба да постоји могућност унапређења апликације</w:t>
      </w:r>
    </w:p>
    <w:p w14:paraId="278AB8B4" w14:textId="6F536730" w:rsidR="00317591" w:rsidRPr="00130698" w:rsidRDefault="0E0440FF" w:rsidP="00B548A0">
      <w:pPr>
        <w:pStyle w:val="ListParagraph"/>
        <w:numPr>
          <w:ilvl w:val="0"/>
          <w:numId w:val="2"/>
        </w:numPr>
        <w:spacing w:line="257" w:lineRule="auto"/>
        <w:rPr>
          <w:rFonts w:eastAsiaTheme="minorEastAsia"/>
          <w:lang w:val="sr-Cyrl-RS"/>
        </w:rPr>
      </w:pPr>
      <w:r w:rsidRPr="182D566E">
        <w:rPr>
          <w:rFonts w:ascii="Calibri" w:eastAsia="Calibri" w:hAnsi="Calibri" w:cs="Calibri"/>
          <w:lang w:val="sr-Cyrl-RS"/>
        </w:rPr>
        <w:t>Неопх</w:t>
      </w:r>
      <w:r w:rsidR="5F43A9BE" w:rsidRPr="182D566E">
        <w:rPr>
          <w:rFonts w:ascii="Calibri" w:eastAsia="Calibri" w:hAnsi="Calibri" w:cs="Calibri"/>
          <w:lang w:val="sr-Cyrl-RS"/>
        </w:rPr>
        <w:t>о</w:t>
      </w:r>
      <w:r w:rsidRPr="182D566E">
        <w:rPr>
          <w:rFonts w:ascii="Calibri" w:eastAsia="Calibri" w:hAnsi="Calibri" w:cs="Calibri"/>
          <w:lang w:val="sr-Cyrl-RS"/>
        </w:rPr>
        <w:t>дно</w:t>
      </w:r>
      <w:r w:rsidRPr="0E0440FF">
        <w:rPr>
          <w:rFonts w:ascii="Calibri" w:eastAsia="Calibri" w:hAnsi="Calibri" w:cs="Calibri"/>
          <w:lang w:val="sr-Cyrl-RS"/>
        </w:rPr>
        <w:t xml:space="preserve"> је да постоји документација процеса израде апликације за наручиоце апликације</w:t>
      </w:r>
    </w:p>
    <w:p w14:paraId="4B8D5E0E" w14:textId="2A3077C1" w:rsidR="00317591" w:rsidRPr="00130698" w:rsidRDefault="0E0440FF" w:rsidP="00B548A0">
      <w:pPr>
        <w:pStyle w:val="ListParagraph"/>
        <w:numPr>
          <w:ilvl w:val="0"/>
          <w:numId w:val="2"/>
        </w:numPr>
        <w:spacing w:line="257" w:lineRule="auto"/>
        <w:rPr>
          <w:rFonts w:eastAsiaTheme="minorEastAsia"/>
          <w:lang w:val="sr-Cyrl-RS"/>
        </w:rPr>
      </w:pPr>
      <w:r w:rsidRPr="0E0440FF">
        <w:rPr>
          <w:rFonts w:ascii="Calibri" w:eastAsia="Calibri" w:hAnsi="Calibri" w:cs="Calibri"/>
          <w:lang w:val="sr-Cyrl-RS"/>
        </w:rPr>
        <w:t>Мора бити једноставна за одржавање</w:t>
      </w:r>
    </w:p>
    <w:p w14:paraId="1BBBF6A1" w14:textId="2A3077C1" w:rsidR="00317591" w:rsidRPr="00130698" w:rsidRDefault="0E0440FF" w:rsidP="00B548A0">
      <w:pPr>
        <w:pStyle w:val="ListParagraph"/>
        <w:numPr>
          <w:ilvl w:val="0"/>
          <w:numId w:val="2"/>
        </w:numPr>
        <w:spacing w:line="257" w:lineRule="auto"/>
        <w:rPr>
          <w:rFonts w:eastAsiaTheme="minorEastAsia"/>
          <w:lang w:val="sr-Cyrl-RS"/>
        </w:rPr>
      </w:pPr>
      <w:r w:rsidRPr="0E0440FF">
        <w:rPr>
          <w:rFonts w:ascii="Calibri" w:eastAsia="Calibri" w:hAnsi="Calibri" w:cs="Calibri"/>
          <w:lang w:val="sr-Cyrl-RS"/>
        </w:rPr>
        <w:t>Треба да испуни одговарајуће критеријуме, мора бити тестирана пре пуштања у рад, у циљу провере свих функционалности и евентуалних проблема.</w:t>
      </w:r>
    </w:p>
    <w:p w14:paraId="76BFED8F" w14:textId="77777777" w:rsidR="00345E5A" w:rsidRDefault="00345E5A" w:rsidP="00345E5A">
      <w:pPr>
        <w:pStyle w:val="ListParagraph"/>
        <w:spacing w:line="257" w:lineRule="auto"/>
        <w:rPr>
          <w:rFonts w:ascii="Calibri" w:eastAsia="Calibri" w:hAnsi="Calibri" w:cs="Calibri"/>
          <w:lang w:val="sr-Cyrl-RS"/>
        </w:rPr>
      </w:pPr>
    </w:p>
    <w:p w14:paraId="517678D0" w14:textId="77777777" w:rsidR="00345E5A" w:rsidRDefault="00345E5A" w:rsidP="00345E5A">
      <w:pPr>
        <w:pStyle w:val="ListParagraph"/>
        <w:spacing w:line="257" w:lineRule="auto"/>
        <w:rPr>
          <w:rFonts w:ascii="Calibri" w:eastAsia="Calibri" w:hAnsi="Calibri" w:cs="Calibri"/>
          <w:lang w:val="sr-Cyrl-RS"/>
        </w:rPr>
      </w:pPr>
    </w:p>
    <w:p w14:paraId="781262F9" w14:textId="77777777" w:rsidR="00345E5A" w:rsidRDefault="00345E5A" w:rsidP="00345E5A">
      <w:pPr>
        <w:pStyle w:val="ListParagraph"/>
        <w:spacing w:line="257" w:lineRule="auto"/>
        <w:rPr>
          <w:rFonts w:ascii="Calibri" w:eastAsia="Calibri" w:hAnsi="Calibri" w:cs="Calibri"/>
          <w:lang w:val="sr-Cyrl-RS"/>
        </w:rPr>
      </w:pPr>
    </w:p>
    <w:p w14:paraId="6B8C01C3" w14:textId="77777777" w:rsidR="00345E5A" w:rsidRPr="00130698" w:rsidRDefault="00345E5A" w:rsidP="00345E5A">
      <w:pPr>
        <w:pStyle w:val="ListParagraph"/>
        <w:spacing w:line="257" w:lineRule="auto"/>
        <w:rPr>
          <w:rFonts w:eastAsiaTheme="minorEastAsia"/>
          <w:lang w:val="sr-Cyrl-RS"/>
        </w:rPr>
      </w:pPr>
    </w:p>
    <w:p w14:paraId="6AC5813D" w14:textId="0706B362" w:rsidR="00317591" w:rsidRDefault="500D3FF6" w:rsidP="00345E5A">
      <w:pPr>
        <w:pStyle w:val="Heading2"/>
        <w:rPr>
          <w:lang w:val="sr-Cyrl-RS"/>
        </w:rPr>
      </w:pPr>
      <w:bookmarkStart w:id="69" w:name="_Toc101465973"/>
      <w:r w:rsidRPr="500D3FF6">
        <w:rPr>
          <w:lang w:val="sr-Cyrl-RS"/>
        </w:rPr>
        <w:lastRenderedPageBreak/>
        <w:t>Безбедносни захтеви</w:t>
      </w:r>
      <w:bookmarkEnd w:id="69"/>
    </w:p>
    <w:p w14:paraId="48239129" w14:textId="77777777" w:rsidR="00345E5A" w:rsidRPr="00345E5A" w:rsidRDefault="00345E5A" w:rsidP="00345E5A">
      <w:pPr>
        <w:rPr>
          <w:lang w:val="sr-Cyrl-RS"/>
        </w:rPr>
      </w:pPr>
    </w:p>
    <w:p w14:paraId="7F88CBE9" w14:textId="017A243A" w:rsidR="500D3FF6" w:rsidRPr="00B26C56" w:rsidRDefault="500D3FF6" w:rsidP="00D46AF9">
      <w:pPr>
        <w:spacing w:line="257" w:lineRule="auto"/>
        <w:ind w:firstLine="576"/>
        <w:rPr>
          <w:lang w:val="sr-Cyrl-RS"/>
        </w:rPr>
      </w:pPr>
      <w:r w:rsidRPr="500D3FF6">
        <w:rPr>
          <w:rFonts w:ascii="Calibri" w:eastAsia="Calibri" w:hAnsi="Calibri" w:cs="Calibri"/>
          <w:lang w:val="sr-Cyrl-RS"/>
        </w:rPr>
        <w:t xml:space="preserve">Неопходно је да апликација има висок ниво безбедности и заштите корисничких података. </w:t>
      </w:r>
    </w:p>
    <w:p w14:paraId="60E4836E" w14:textId="38962BBC" w:rsidR="500D3FF6" w:rsidRPr="00792D0D" w:rsidRDefault="500D3FF6" w:rsidP="500D3FF6">
      <w:pPr>
        <w:spacing w:line="257" w:lineRule="auto"/>
        <w:rPr>
          <w:lang w:val="sr-Cyrl-RS"/>
        </w:rPr>
      </w:pPr>
      <w:r w:rsidRPr="10D437BB">
        <w:rPr>
          <w:rFonts w:ascii="Calibri" w:eastAsia="Calibri" w:hAnsi="Calibri" w:cs="Calibri"/>
          <w:lang w:val="sr-Cyrl-RS"/>
        </w:rPr>
        <w:t xml:space="preserve">За комуникацију између клијента и </w:t>
      </w:r>
      <w:r w:rsidRPr="00B26C56">
        <w:rPr>
          <w:rFonts w:ascii="Calibri" w:eastAsia="Calibri" w:hAnsi="Calibri" w:cs="Calibri"/>
          <w:lang w:val="sr-Cyrl-RS"/>
        </w:rPr>
        <w:t>.</w:t>
      </w:r>
      <w:r w:rsidRPr="00D46AF9">
        <w:rPr>
          <w:rFonts w:ascii="Calibri" w:eastAsia="Calibri" w:hAnsi="Calibri" w:cs="Calibri"/>
          <w:i/>
        </w:rPr>
        <w:t>NET</w:t>
      </w:r>
      <w:r w:rsidRPr="00B26C56">
        <w:rPr>
          <w:rFonts w:ascii="Calibri" w:eastAsia="Calibri" w:hAnsi="Calibri" w:cs="Calibri"/>
          <w:lang w:val="sr-Cyrl-RS"/>
        </w:rPr>
        <w:t xml:space="preserve"> </w:t>
      </w:r>
      <w:r w:rsidRPr="10D437BB">
        <w:rPr>
          <w:rFonts w:ascii="Calibri" w:eastAsia="Calibri" w:hAnsi="Calibri" w:cs="Calibri"/>
          <w:lang w:val="sr-Cyrl-RS"/>
        </w:rPr>
        <w:t xml:space="preserve">сервера користи се </w:t>
      </w:r>
      <w:proofErr w:type="spellStart"/>
      <w:r w:rsidRPr="10D437BB">
        <w:rPr>
          <w:rFonts w:ascii="Calibri" w:eastAsia="Calibri" w:hAnsi="Calibri" w:cs="Calibri"/>
          <w:lang w:val="sr-Cyrl-RS"/>
        </w:rPr>
        <w:t>токен</w:t>
      </w:r>
      <w:proofErr w:type="spellEnd"/>
      <w:r w:rsidRPr="10D437BB">
        <w:rPr>
          <w:rFonts w:ascii="Calibri" w:eastAsia="Calibri" w:hAnsi="Calibri" w:cs="Calibri"/>
          <w:lang w:val="sr-Cyrl-RS"/>
        </w:rPr>
        <w:t xml:space="preserve">. </w:t>
      </w:r>
      <w:proofErr w:type="spellStart"/>
      <w:r w:rsidRPr="10D437BB">
        <w:rPr>
          <w:rFonts w:ascii="Calibri" w:eastAsia="Calibri" w:hAnsi="Calibri" w:cs="Calibri"/>
          <w:lang w:val="sr-Cyrl-RS"/>
        </w:rPr>
        <w:t>Токен</w:t>
      </w:r>
      <w:proofErr w:type="spellEnd"/>
      <w:r w:rsidRPr="10D437BB">
        <w:rPr>
          <w:rFonts w:ascii="Calibri" w:eastAsia="Calibri" w:hAnsi="Calibri" w:cs="Calibri"/>
          <w:lang w:val="sr-Cyrl-RS"/>
        </w:rPr>
        <w:t xml:space="preserve"> мора бити валидан, да би се добили подаци са сервера.</w:t>
      </w:r>
    </w:p>
    <w:p w14:paraId="6094430E" w14:textId="6B3A7A8F" w:rsidR="10D437BB" w:rsidRDefault="10D437BB" w:rsidP="10D437BB">
      <w:pPr>
        <w:spacing w:line="257" w:lineRule="auto"/>
        <w:rPr>
          <w:rFonts w:ascii="Calibri" w:eastAsia="Calibri" w:hAnsi="Calibri" w:cs="Calibri"/>
          <w:lang w:val="sr-Cyrl-RS"/>
        </w:rPr>
      </w:pPr>
    </w:p>
    <w:p w14:paraId="4675B713" w14:textId="0EE736C8" w:rsidR="00317591" w:rsidRDefault="4010DC01" w:rsidP="00D46AF9">
      <w:pPr>
        <w:pStyle w:val="Heading2"/>
        <w:rPr>
          <w:lang w:val="sr-Cyrl-RS"/>
        </w:rPr>
      </w:pPr>
      <w:bookmarkStart w:id="70" w:name="_Toc101465974"/>
      <w:r w:rsidRPr="4010DC01">
        <w:rPr>
          <w:lang w:val="sr-Cyrl-RS"/>
        </w:rPr>
        <w:t>Сигурносни захтеви</w:t>
      </w:r>
      <w:bookmarkEnd w:id="70"/>
    </w:p>
    <w:p w14:paraId="7CAE3A71" w14:textId="77777777" w:rsidR="00D46AF9" w:rsidRPr="00D46AF9" w:rsidRDefault="00D46AF9" w:rsidP="00D46AF9">
      <w:pPr>
        <w:rPr>
          <w:lang w:val="sr-Cyrl-RS"/>
        </w:rPr>
      </w:pPr>
    </w:p>
    <w:p w14:paraId="62BEC1E1" w14:textId="1E3C9CBC" w:rsidR="676D3FDA" w:rsidRPr="003E4729" w:rsidRDefault="676D3FDA" w:rsidP="00D46AF9">
      <w:pPr>
        <w:spacing w:line="257" w:lineRule="auto"/>
        <w:ind w:firstLine="576"/>
        <w:rPr>
          <w:lang w:val="sr-Cyrl-RS"/>
        </w:rPr>
      </w:pPr>
      <w:r w:rsidRPr="676D3FDA">
        <w:rPr>
          <w:rFonts w:ascii="Calibri" w:eastAsia="Calibri" w:hAnsi="Calibri" w:cs="Calibri"/>
          <w:lang w:val="sr-Cyrl-RS"/>
        </w:rPr>
        <w:t xml:space="preserve">У сваком тренутку кориснику је омогућено да се региструје на једноставан начин. Рад са скуповима података је дозвољен </w:t>
      </w:r>
      <w:r w:rsidR="144FC547" w:rsidRPr="5FB92A04">
        <w:rPr>
          <w:rFonts w:ascii="Calibri" w:eastAsia="Calibri" w:hAnsi="Calibri" w:cs="Calibri"/>
          <w:lang w:val="sr-Cyrl-RS"/>
        </w:rPr>
        <w:t>регистрованим</w:t>
      </w:r>
      <w:r w:rsidRPr="676D3FDA">
        <w:rPr>
          <w:rFonts w:ascii="Calibri" w:eastAsia="Calibri" w:hAnsi="Calibri" w:cs="Calibri"/>
          <w:lang w:val="sr-Cyrl-RS"/>
        </w:rPr>
        <w:t xml:space="preserve"> и </w:t>
      </w:r>
      <w:proofErr w:type="spellStart"/>
      <w:r w:rsidRPr="30F6CC5C">
        <w:rPr>
          <w:rFonts w:ascii="Calibri" w:eastAsia="Calibri" w:hAnsi="Calibri" w:cs="Calibri"/>
          <w:lang w:val="sr-Cyrl-RS"/>
        </w:rPr>
        <w:t>нерегистрованим</w:t>
      </w:r>
      <w:proofErr w:type="spellEnd"/>
      <w:r w:rsidRPr="676D3FDA">
        <w:rPr>
          <w:rFonts w:ascii="Calibri" w:eastAsia="Calibri" w:hAnsi="Calibri" w:cs="Calibri"/>
          <w:lang w:val="sr-Cyrl-RS"/>
        </w:rPr>
        <w:t xml:space="preserve"> корисницима. Тренирани модели </w:t>
      </w:r>
      <w:proofErr w:type="spellStart"/>
      <w:r w:rsidRPr="30F6CC5C">
        <w:rPr>
          <w:rFonts w:ascii="Calibri" w:eastAsia="Calibri" w:hAnsi="Calibri" w:cs="Calibri"/>
          <w:lang w:val="sr-Cyrl-RS"/>
        </w:rPr>
        <w:t>нерегистрован</w:t>
      </w:r>
      <w:r w:rsidR="00500929">
        <w:rPr>
          <w:rFonts w:ascii="Calibri" w:eastAsia="Calibri" w:hAnsi="Calibri" w:cs="Calibri"/>
          <w:lang w:val="sr-Cyrl-RS"/>
        </w:rPr>
        <w:t>ог</w:t>
      </w:r>
      <w:proofErr w:type="spellEnd"/>
      <w:r w:rsidRPr="676D3FDA">
        <w:rPr>
          <w:rFonts w:ascii="Calibri" w:eastAsia="Calibri" w:hAnsi="Calibri" w:cs="Calibri"/>
          <w:lang w:val="sr-Cyrl-RS"/>
        </w:rPr>
        <w:t xml:space="preserve"> корисника се након неког временског периода бришу, док се за регистрованог корисника чувају. Јавни скупови података су видљиви </w:t>
      </w:r>
      <w:r w:rsidR="66E5FD1E" w:rsidRPr="5FB92A04">
        <w:rPr>
          <w:rFonts w:ascii="Calibri" w:eastAsia="Calibri" w:hAnsi="Calibri" w:cs="Calibri"/>
          <w:lang w:val="sr-Cyrl-RS"/>
        </w:rPr>
        <w:t>регистрованим</w:t>
      </w:r>
      <w:r w:rsidRPr="676D3FDA">
        <w:rPr>
          <w:rFonts w:ascii="Calibri" w:eastAsia="Calibri" w:hAnsi="Calibri" w:cs="Calibri"/>
          <w:lang w:val="sr-Cyrl-RS"/>
        </w:rPr>
        <w:t xml:space="preserve"> и </w:t>
      </w:r>
      <w:proofErr w:type="spellStart"/>
      <w:r w:rsidRPr="30F6CC5C">
        <w:rPr>
          <w:rFonts w:ascii="Calibri" w:eastAsia="Calibri" w:hAnsi="Calibri" w:cs="Calibri"/>
          <w:lang w:val="sr-Cyrl-RS"/>
        </w:rPr>
        <w:t>нерегистрованим</w:t>
      </w:r>
      <w:proofErr w:type="spellEnd"/>
      <w:r w:rsidR="0708C39E" w:rsidRPr="5FB92A04">
        <w:rPr>
          <w:rFonts w:ascii="Calibri" w:eastAsia="Calibri" w:hAnsi="Calibri" w:cs="Calibri"/>
          <w:lang w:val="sr-Cyrl-RS"/>
        </w:rPr>
        <w:t xml:space="preserve"> корисницима</w:t>
      </w:r>
      <w:r w:rsidRPr="676D3FDA">
        <w:rPr>
          <w:rFonts w:ascii="Calibri" w:eastAsia="Calibri" w:hAnsi="Calibri" w:cs="Calibri"/>
          <w:lang w:val="sr-Cyrl-RS"/>
        </w:rPr>
        <w:t>.</w:t>
      </w:r>
    </w:p>
    <w:p w14:paraId="63935A4F" w14:textId="0962D6CE" w:rsidR="523233EC" w:rsidRDefault="5FB92A04" w:rsidP="5FB92A04">
      <w:pPr>
        <w:spacing w:line="257" w:lineRule="auto"/>
        <w:rPr>
          <w:rFonts w:ascii="Calibri" w:eastAsia="Calibri" w:hAnsi="Calibri" w:cs="Calibri"/>
          <w:lang w:val="sr-Cyrl-RS"/>
        </w:rPr>
      </w:pPr>
      <w:r w:rsidRPr="5FB92A04">
        <w:rPr>
          <w:rFonts w:ascii="Calibri" w:eastAsia="Calibri" w:hAnsi="Calibri" w:cs="Calibri"/>
          <w:lang w:val="sr-Cyrl-RS"/>
        </w:rPr>
        <w:t>Подаци свих корисника чувају се у бази</w:t>
      </w:r>
      <w:r w:rsidR="00DB3C96">
        <w:rPr>
          <w:rFonts w:ascii="Calibri" w:eastAsia="Calibri" w:hAnsi="Calibri" w:cs="Calibri"/>
          <w:lang w:val="sr-Cyrl-RS"/>
        </w:rPr>
        <w:t>,</w:t>
      </w:r>
      <w:r w:rsidRPr="5FB92A04">
        <w:rPr>
          <w:rFonts w:ascii="Calibri" w:eastAsia="Calibri" w:hAnsi="Calibri" w:cs="Calibri"/>
          <w:lang w:val="sr-Cyrl-RS"/>
        </w:rPr>
        <w:t xml:space="preserve"> док су лозинке корисника шифроване. Такође, корисник не може видети све личне податке других корисника (пример: шифра је скривена од осталих корисника).</w:t>
      </w:r>
    </w:p>
    <w:p w14:paraId="4D55FF82" w14:textId="64EF12DB" w:rsidR="00317591" w:rsidRPr="00130698" w:rsidRDefault="00317591" w:rsidP="50B4E8BD">
      <w:pPr>
        <w:spacing w:line="257" w:lineRule="auto"/>
        <w:rPr>
          <w:rFonts w:ascii="Calibri" w:eastAsia="Calibri" w:hAnsi="Calibri" w:cs="Calibri"/>
          <w:lang w:val="sr-Cyrl-RS"/>
        </w:rPr>
      </w:pPr>
    </w:p>
    <w:sectPr w:rsidR="00317591" w:rsidRPr="00130698" w:rsidSect="00896F8E">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FBEC9" w14:textId="77777777" w:rsidR="00E62CE8" w:rsidRDefault="00E62CE8" w:rsidP="00C86AD1">
      <w:pPr>
        <w:spacing w:after="0" w:line="240" w:lineRule="auto"/>
      </w:pPr>
      <w:r>
        <w:separator/>
      </w:r>
    </w:p>
  </w:endnote>
  <w:endnote w:type="continuationSeparator" w:id="0">
    <w:p w14:paraId="3B229855" w14:textId="77777777" w:rsidR="00E62CE8" w:rsidRDefault="00E62CE8" w:rsidP="00C86AD1">
      <w:pPr>
        <w:spacing w:after="0" w:line="240" w:lineRule="auto"/>
      </w:pPr>
      <w:r>
        <w:continuationSeparator/>
      </w:r>
    </w:p>
  </w:endnote>
  <w:endnote w:type="continuationNotice" w:id="1">
    <w:p w14:paraId="1F19746A" w14:textId="77777777" w:rsidR="00E62CE8" w:rsidRDefault="00E62C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99368"/>
      <w:docPartObj>
        <w:docPartGallery w:val="Page Numbers (Bottom of Page)"/>
        <w:docPartUnique/>
      </w:docPartObj>
    </w:sdtPr>
    <w:sdtEndPr>
      <w:rPr>
        <w:noProof/>
      </w:rPr>
    </w:sdtEndPr>
    <w:sdtContent>
      <w:p w14:paraId="322953CE" w14:textId="3E34714A" w:rsidR="00896F8E" w:rsidRDefault="00896F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18057" w14:textId="77777777" w:rsidR="009841BE" w:rsidRDefault="00984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D83E2" w14:textId="77777777" w:rsidR="00E62CE8" w:rsidRDefault="00E62CE8" w:rsidP="00C86AD1">
      <w:pPr>
        <w:spacing w:after="0" w:line="240" w:lineRule="auto"/>
      </w:pPr>
      <w:r>
        <w:separator/>
      </w:r>
    </w:p>
  </w:footnote>
  <w:footnote w:type="continuationSeparator" w:id="0">
    <w:p w14:paraId="285971B6" w14:textId="77777777" w:rsidR="00E62CE8" w:rsidRDefault="00E62CE8" w:rsidP="00C86AD1">
      <w:pPr>
        <w:spacing w:after="0" w:line="240" w:lineRule="auto"/>
      </w:pPr>
      <w:r>
        <w:continuationSeparator/>
      </w:r>
    </w:p>
  </w:footnote>
  <w:footnote w:type="continuationNotice" w:id="1">
    <w:p w14:paraId="72B5084B" w14:textId="77777777" w:rsidR="00E62CE8" w:rsidRDefault="00E62CE8">
      <w:pPr>
        <w:spacing w:after="0" w:line="240" w:lineRule="auto"/>
      </w:pPr>
    </w:p>
  </w:footnote>
</w:footnotes>
</file>

<file path=word/intelligence.xml><?xml version="1.0" encoding="utf-8"?>
<int:Intelligence xmlns:int="http://schemas.microsoft.com/office/intelligence/2019/intelligence">
  <int:IntelligenceSettings/>
  <int:Manifest>
    <int:WordHash hashCode="HIMvff6aXBKHXQ" id="KWXCvwVy"/>
    <int:WordHash hashCode="yxvNiBM31GEoVo" id="GVgTTrEZ"/>
    <int:WordHash hashCode="qv9U/G5r/uPAd7" id="aSs1LmD2"/>
    <int:WordHash hashCode="Ipo8Uzbe8sNlon" id="S0hJkoEu"/>
    <int:WordHash hashCode="flmjWdq8kFOx7P" id="XXo9hcnn"/>
    <int:WordHash hashCode="pMrNQk2CwSIA89" id="CyVMpmdJ"/>
  </int:Manifest>
  <int:Observations>
    <int:Content id="KWXCvwVy">
      <int:Rejection type="LegacyProofing"/>
    </int:Content>
    <int:Content id="GVgTTrEZ">
      <int:Rejection type="LegacyProofing"/>
    </int:Content>
    <int:Content id="aSs1LmD2">
      <int:Rejection type="LegacyProofing"/>
    </int:Content>
    <int:Content id="S0hJkoEu">
      <int:Rejection type="LegacyProofing"/>
    </int:Content>
    <int:Content id="XXo9hcnn">
      <int:Rejection type="LegacyProofing"/>
    </int:Content>
    <int:Content id="CyVMpmd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12E2"/>
    <w:multiLevelType w:val="hybridMultilevel"/>
    <w:tmpl w:val="FFFFFFFF"/>
    <w:lvl w:ilvl="0" w:tplc="33E2EBE8">
      <w:start w:val="1"/>
      <w:numFmt w:val="bullet"/>
      <w:lvlText w:val=""/>
      <w:lvlJc w:val="left"/>
      <w:pPr>
        <w:ind w:left="720" w:hanging="360"/>
      </w:pPr>
      <w:rPr>
        <w:rFonts w:ascii="Symbol" w:hAnsi="Symbol" w:hint="default"/>
      </w:rPr>
    </w:lvl>
    <w:lvl w:ilvl="1" w:tplc="DA4C4CAE">
      <w:start w:val="1"/>
      <w:numFmt w:val="bullet"/>
      <w:lvlText w:val="o"/>
      <w:lvlJc w:val="left"/>
      <w:pPr>
        <w:ind w:left="1440" w:hanging="360"/>
      </w:pPr>
      <w:rPr>
        <w:rFonts w:ascii="Courier New" w:hAnsi="Courier New" w:hint="default"/>
      </w:rPr>
    </w:lvl>
    <w:lvl w:ilvl="2" w:tplc="407C4AF0">
      <w:start w:val="1"/>
      <w:numFmt w:val="bullet"/>
      <w:lvlText w:val=""/>
      <w:lvlJc w:val="left"/>
      <w:pPr>
        <w:ind w:left="2160" w:hanging="360"/>
      </w:pPr>
      <w:rPr>
        <w:rFonts w:ascii="Wingdings" w:hAnsi="Wingdings" w:hint="default"/>
      </w:rPr>
    </w:lvl>
    <w:lvl w:ilvl="3" w:tplc="2744B412">
      <w:start w:val="1"/>
      <w:numFmt w:val="bullet"/>
      <w:lvlText w:val=""/>
      <w:lvlJc w:val="left"/>
      <w:pPr>
        <w:ind w:left="2880" w:hanging="360"/>
      </w:pPr>
      <w:rPr>
        <w:rFonts w:ascii="Symbol" w:hAnsi="Symbol" w:hint="default"/>
      </w:rPr>
    </w:lvl>
    <w:lvl w:ilvl="4" w:tplc="9A4C00BC">
      <w:start w:val="1"/>
      <w:numFmt w:val="bullet"/>
      <w:lvlText w:val="o"/>
      <w:lvlJc w:val="left"/>
      <w:pPr>
        <w:ind w:left="3600" w:hanging="360"/>
      </w:pPr>
      <w:rPr>
        <w:rFonts w:ascii="Courier New" w:hAnsi="Courier New" w:hint="default"/>
      </w:rPr>
    </w:lvl>
    <w:lvl w:ilvl="5" w:tplc="8F6A81DA">
      <w:start w:val="1"/>
      <w:numFmt w:val="bullet"/>
      <w:lvlText w:val=""/>
      <w:lvlJc w:val="left"/>
      <w:pPr>
        <w:ind w:left="4320" w:hanging="360"/>
      </w:pPr>
      <w:rPr>
        <w:rFonts w:ascii="Wingdings" w:hAnsi="Wingdings" w:hint="default"/>
      </w:rPr>
    </w:lvl>
    <w:lvl w:ilvl="6" w:tplc="E6060734">
      <w:start w:val="1"/>
      <w:numFmt w:val="bullet"/>
      <w:lvlText w:val=""/>
      <w:lvlJc w:val="left"/>
      <w:pPr>
        <w:ind w:left="5040" w:hanging="360"/>
      </w:pPr>
      <w:rPr>
        <w:rFonts w:ascii="Symbol" w:hAnsi="Symbol" w:hint="default"/>
      </w:rPr>
    </w:lvl>
    <w:lvl w:ilvl="7" w:tplc="A5CAC638">
      <w:start w:val="1"/>
      <w:numFmt w:val="bullet"/>
      <w:lvlText w:val="o"/>
      <w:lvlJc w:val="left"/>
      <w:pPr>
        <w:ind w:left="5760" w:hanging="360"/>
      </w:pPr>
      <w:rPr>
        <w:rFonts w:ascii="Courier New" w:hAnsi="Courier New" w:hint="default"/>
      </w:rPr>
    </w:lvl>
    <w:lvl w:ilvl="8" w:tplc="F09882AE">
      <w:start w:val="1"/>
      <w:numFmt w:val="bullet"/>
      <w:lvlText w:val=""/>
      <w:lvlJc w:val="left"/>
      <w:pPr>
        <w:ind w:left="6480" w:hanging="360"/>
      </w:pPr>
      <w:rPr>
        <w:rFonts w:ascii="Wingdings" w:hAnsi="Wingdings" w:hint="default"/>
      </w:rPr>
    </w:lvl>
  </w:abstractNum>
  <w:abstractNum w:abstractNumId="1" w15:restartNumberingAfterBreak="0">
    <w:nsid w:val="038B1B5F"/>
    <w:multiLevelType w:val="hybridMultilevel"/>
    <w:tmpl w:val="FFFFFFFF"/>
    <w:lvl w:ilvl="0" w:tplc="69E4C40A">
      <w:start w:val="1"/>
      <w:numFmt w:val="upperRoman"/>
      <w:lvlText w:val="%1."/>
      <w:lvlJc w:val="right"/>
      <w:pPr>
        <w:ind w:left="720" w:hanging="360"/>
      </w:pPr>
    </w:lvl>
    <w:lvl w:ilvl="1" w:tplc="515EDF20">
      <w:start w:val="1"/>
      <w:numFmt w:val="lowerLetter"/>
      <w:lvlText w:val="%2."/>
      <w:lvlJc w:val="left"/>
      <w:pPr>
        <w:ind w:left="1440" w:hanging="360"/>
      </w:pPr>
    </w:lvl>
    <w:lvl w:ilvl="2" w:tplc="72A6D7D6">
      <w:start w:val="1"/>
      <w:numFmt w:val="lowerRoman"/>
      <w:lvlText w:val="%3."/>
      <w:lvlJc w:val="right"/>
      <w:pPr>
        <w:ind w:left="2160" w:hanging="180"/>
      </w:pPr>
    </w:lvl>
    <w:lvl w:ilvl="3" w:tplc="E0D27AF6">
      <w:start w:val="1"/>
      <w:numFmt w:val="decimal"/>
      <w:lvlText w:val="%4."/>
      <w:lvlJc w:val="left"/>
      <w:pPr>
        <w:ind w:left="2880" w:hanging="360"/>
      </w:pPr>
    </w:lvl>
    <w:lvl w:ilvl="4" w:tplc="CEA4F350">
      <w:start w:val="1"/>
      <w:numFmt w:val="lowerLetter"/>
      <w:lvlText w:val="%5."/>
      <w:lvlJc w:val="left"/>
      <w:pPr>
        <w:ind w:left="3600" w:hanging="360"/>
      </w:pPr>
    </w:lvl>
    <w:lvl w:ilvl="5" w:tplc="0A943C48">
      <w:start w:val="1"/>
      <w:numFmt w:val="lowerRoman"/>
      <w:lvlText w:val="%6."/>
      <w:lvlJc w:val="right"/>
      <w:pPr>
        <w:ind w:left="4320" w:hanging="180"/>
      </w:pPr>
    </w:lvl>
    <w:lvl w:ilvl="6" w:tplc="FB7A3326">
      <w:start w:val="1"/>
      <w:numFmt w:val="decimal"/>
      <w:lvlText w:val="%7."/>
      <w:lvlJc w:val="left"/>
      <w:pPr>
        <w:ind w:left="5040" w:hanging="360"/>
      </w:pPr>
    </w:lvl>
    <w:lvl w:ilvl="7" w:tplc="C0842AA4">
      <w:start w:val="1"/>
      <w:numFmt w:val="lowerLetter"/>
      <w:lvlText w:val="%8."/>
      <w:lvlJc w:val="left"/>
      <w:pPr>
        <w:ind w:left="5760" w:hanging="360"/>
      </w:pPr>
    </w:lvl>
    <w:lvl w:ilvl="8" w:tplc="2C228F68">
      <w:start w:val="1"/>
      <w:numFmt w:val="lowerRoman"/>
      <w:lvlText w:val="%9."/>
      <w:lvlJc w:val="right"/>
      <w:pPr>
        <w:ind w:left="6480" w:hanging="180"/>
      </w:pPr>
    </w:lvl>
  </w:abstractNum>
  <w:abstractNum w:abstractNumId="2" w15:restartNumberingAfterBreak="0">
    <w:nsid w:val="05E31538"/>
    <w:multiLevelType w:val="hybridMultilevel"/>
    <w:tmpl w:val="FFFFFFFF"/>
    <w:lvl w:ilvl="0" w:tplc="61E27124">
      <w:start w:val="1"/>
      <w:numFmt w:val="bullet"/>
      <w:lvlText w:val="·"/>
      <w:lvlJc w:val="left"/>
      <w:pPr>
        <w:ind w:left="720" w:hanging="360"/>
      </w:pPr>
      <w:rPr>
        <w:rFonts w:ascii="Symbol" w:hAnsi="Symbol" w:hint="default"/>
      </w:rPr>
    </w:lvl>
    <w:lvl w:ilvl="1" w:tplc="047C5F2E">
      <w:start w:val="1"/>
      <w:numFmt w:val="bullet"/>
      <w:lvlText w:val="o"/>
      <w:lvlJc w:val="left"/>
      <w:pPr>
        <w:ind w:left="1440" w:hanging="360"/>
      </w:pPr>
      <w:rPr>
        <w:rFonts w:ascii="Courier New" w:hAnsi="Courier New" w:hint="default"/>
      </w:rPr>
    </w:lvl>
    <w:lvl w:ilvl="2" w:tplc="CE565DD8">
      <w:start w:val="1"/>
      <w:numFmt w:val="bullet"/>
      <w:lvlText w:val=""/>
      <w:lvlJc w:val="left"/>
      <w:pPr>
        <w:ind w:left="2160" w:hanging="360"/>
      </w:pPr>
      <w:rPr>
        <w:rFonts w:ascii="Wingdings" w:hAnsi="Wingdings" w:hint="default"/>
      </w:rPr>
    </w:lvl>
    <w:lvl w:ilvl="3" w:tplc="B87AA074">
      <w:start w:val="1"/>
      <w:numFmt w:val="bullet"/>
      <w:lvlText w:val=""/>
      <w:lvlJc w:val="left"/>
      <w:pPr>
        <w:ind w:left="2880" w:hanging="360"/>
      </w:pPr>
      <w:rPr>
        <w:rFonts w:ascii="Symbol" w:hAnsi="Symbol" w:hint="default"/>
      </w:rPr>
    </w:lvl>
    <w:lvl w:ilvl="4" w:tplc="195C3C88">
      <w:start w:val="1"/>
      <w:numFmt w:val="bullet"/>
      <w:lvlText w:val="o"/>
      <w:lvlJc w:val="left"/>
      <w:pPr>
        <w:ind w:left="3600" w:hanging="360"/>
      </w:pPr>
      <w:rPr>
        <w:rFonts w:ascii="Courier New" w:hAnsi="Courier New" w:hint="default"/>
      </w:rPr>
    </w:lvl>
    <w:lvl w:ilvl="5" w:tplc="92B0F4C2">
      <w:start w:val="1"/>
      <w:numFmt w:val="bullet"/>
      <w:lvlText w:val=""/>
      <w:lvlJc w:val="left"/>
      <w:pPr>
        <w:ind w:left="4320" w:hanging="360"/>
      </w:pPr>
      <w:rPr>
        <w:rFonts w:ascii="Wingdings" w:hAnsi="Wingdings" w:hint="default"/>
      </w:rPr>
    </w:lvl>
    <w:lvl w:ilvl="6" w:tplc="7FF8BB1E">
      <w:start w:val="1"/>
      <w:numFmt w:val="bullet"/>
      <w:lvlText w:val=""/>
      <w:lvlJc w:val="left"/>
      <w:pPr>
        <w:ind w:left="5040" w:hanging="360"/>
      </w:pPr>
      <w:rPr>
        <w:rFonts w:ascii="Symbol" w:hAnsi="Symbol" w:hint="default"/>
      </w:rPr>
    </w:lvl>
    <w:lvl w:ilvl="7" w:tplc="EEFCBC7A">
      <w:start w:val="1"/>
      <w:numFmt w:val="bullet"/>
      <w:lvlText w:val="o"/>
      <w:lvlJc w:val="left"/>
      <w:pPr>
        <w:ind w:left="5760" w:hanging="360"/>
      </w:pPr>
      <w:rPr>
        <w:rFonts w:ascii="Courier New" w:hAnsi="Courier New" w:hint="default"/>
      </w:rPr>
    </w:lvl>
    <w:lvl w:ilvl="8" w:tplc="2324864C">
      <w:start w:val="1"/>
      <w:numFmt w:val="bullet"/>
      <w:lvlText w:val=""/>
      <w:lvlJc w:val="left"/>
      <w:pPr>
        <w:ind w:left="6480" w:hanging="360"/>
      </w:pPr>
      <w:rPr>
        <w:rFonts w:ascii="Wingdings" w:hAnsi="Wingdings" w:hint="default"/>
      </w:rPr>
    </w:lvl>
  </w:abstractNum>
  <w:abstractNum w:abstractNumId="3" w15:restartNumberingAfterBreak="0">
    <w:nsid w:val="084A369D"/>
    <w:multiLevelType w:val="hybridMultilevel"/>
    <w:tmpl w:val="DF881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BA5A2A"/>
    <w:multiLevelType w:val="hybridMultilevel"/>
    <w:tmpl w:val="92D8E2D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0A7855D7"/>
    <w:multiLevelType w:val="hybridMultilevel"/>
    <w:tmpl w:val="C8A2A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461E7E"/>
    <w:multiLevelType w:val="hybridMultilevel"/>
    <w:tmpl w:val="FFFFFFFF"/>
    <w:lvl w:ilvl="0" w:tplc="1B504D6E">
      <w:start w:val="5"/>
      <w:numFmt w:val="decimal"/>
      <w:lvlText w:val="%1."/>
      <w:lvlJc w:val="left"/>
      <w:pPr>
        <w:ind w:left="720" w:hanging="360"/>
      </w:pPr>
    </w:lvl>
    <w:lvl w:ilvl="1" w:tplc="EEA6D778">
      <w:start w:val="1"/>
      <w:numFmt w:val="lowerLetter"/>
      <w:lvlText w:val="%2."/>
      <w:lvlJc w:val="left"/>
      <w:pPr>
        <w:ind w:left="1440" w:hanging="360"/>
      </w:pPr>
    </w:lvl>
    <w:lvl w:ilvl="2" w:tplc="C6926F40">
      <w:start w:val="1"/>
      <w:numFmt w:val="lowerRoman"/>
      <w:lvlText w:val="%3."/>
      <w:lvlJc w:val="right"/>
      <w:pPr>
        <w:ind w:left="2160" w:hanging="180"/>
      </w:pPr>
    </w:lvl>
    <w:lvl w:ilvl="3" w:tplc="55FE48F6">
      <w:start w:val="1"/>
      <w:numFmt w:val="decimal"/>
      <w:lvlText w:val="%4."/>
      <w:lvlJc w:val="left"/>
      <w:pPr>
        <w:ind w:left="2880" w:hanging="360"/>
      </w:pPr>
    </w:lvl>
    <w:lvl w:ilvl="4" w:tplc="525C2CCA">
      <w:start w:val="1"/>
      <w:numFmt w:val="lowerLetter"/>
      <w:lvlText w:val="%5."/>
      <w:lvlJc w:val="left"/>
      <w:pPr>
        <w:ind w:left="3600" w:hanging="360"/>
      </w:pPr>
    </w:lvl>
    <w:lvl w:ilvl="5" w:tplc="CAFCBA9C">
      <w:start w:val="1"/>
      <w:numFmt w:val="lowerRoman"/>
      <w:lvlText w:val="%6."/>
      <w:lvlJc w:val="right"/>
      <w:pPr>
        <w:ind w:left="4320" w:hanging="180"/>
      </w:pPr>
    </w:lvl>
    <w:lvl w:ilvl="6" w:tplc="A866D54E">
      <w:start w:val="1"/>
      <w:numFmt w:val="decimal"/>
      <w:lvlText w:val="%7."/>
      <w:lvlJc w:val="left"/>
      <w:pPr>
        <w:ind w:left="5040" w:hanging="360"/>
      </w:pPr>
    </w:lvl>
    <w:lvl w:ilvl="7" w:tplc="B08EE9BA">
      <w:start w:val="1"/>
      <w:numFmt w:val="lowerLetter"/>
      <w:lvlText w:val="%8."/>
      <w:lvlJc w:val="left"/>
      <w:pPr>
        <w:ind w:left="5760" w:hanging="360"/>
      </w:pPr>
    </w:lvl>
    <w:lvl w:ilvl="8" w:tplc="3B988606">
      <w:start w:val="1"/>
      <w:numFmt w:val="lowerRoman"/>
      <w:lvlText w:val="%9."/>
      <w:lvlJc w:val="right"/>
      <w:pPr>
        <w:ind w:left="6480" w:hanging="180"/>
      </w:pPr>
    </w:lvl>
  </w:abstractNum>
  <w:abstractNum w:abstractNumId="7" w15:restartNumberingAfterBreak="0">
    <w:nsid w:val="0DE24DF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0E492FA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0EEF1335"/>
    <w:multiLevelType w:val="hybridMultilevel"/>
    <w:tmpl w:val="FFFFFFFF"/>
    <w:lvl w:ilvl="0" w:tplc="FFB4405A">
      <w:start w:val="1"/>
      <w:numFmt w:val="bullet"/>
      <w:lvlText w:val=""/>
      <w:lvlJc w:val="left"/>
      <w:pPr>
        <w:ind w:left="720" w:hanging="360"/>
      </w:pPr>
      <w:rPr>
        <w:rFonts w:ascii="Symbol" w:hAnsi="Symbol" w:hint="default"/>
      </w:rPr>
    </w:lvl>
    <w:lvl w:ilvl="1" w:tplc="3F18CAC6">
      <w:start w:val="1"/>
      <w:numFmt w:val="bullet"/>
      <w:lvlText w:val="o"/>
      <w:lvlJc w:val="left"/>
      <w:pPr>
        <w:ind w:left="1440" w:hanging="360"/>
      </w:pPr>
      <w:rPr>
        <w:rFonts w:ascii="Courier New" w:hAnsi="Courier New" w:hint="default"/>
      </w:rPr>
    </w:lvl>
    <w:lvl w:ilvl="2" w:tplc="B5A88BE8">
      <w:start w:val="1"/>
      <w:numFmt w:val="bullet"/>
      <w:lvlText w:val=""/>
      <w:lvlJc w:val="left"/>
      <w:pPr>
        <w:ind w:left="2160" w:hanging="360"/>
      </w:pPr>
      <w:rPr>
        <w:rFonts w:ascii="Wingdings" w:hAnsi="Wingdings" w:hint="default"/>
      </w:rPr>
    </w:lvl>
    <w:lvl w:ilvl="3" w:tplc="AB7067E6">
      <w:start w:val="1"/>
      <w:numFmt w:val="bullet"/>
      <w:lvlText w:val=""/>
      <w:lvlJc w:val="left"/>
      <w:pPr>
        <w:ind w:left="2880" w:hanging="360"/>
      </w:pPr>
      <w:rPr>
        <w:rFonts w:ascii="Symbol" w:hAnsi="Symbol" w:hint="default"/>
      </w:rPr>
    </w:lvl>
    <w:lvl w:ilvl="4" w:tplc="3E884B18">
      <w:start w:val="1"/>
      <w:numFmt w:val="bullet"/>
      <w:lvlText w:val="o"/>
      <w:lvlJc w:val="left"/>
      <w:pPr>
        <w:ind w:left="3600" w:hanging="360"/>
      </w:pPr>
      <w:rPr>
        <w:rFonts w:ascii="Courier New" w:hAnsi="Courier New" w:hint="default"/>
      </w:rPr>
    </w:lvl>
    <w:lvl w:ilvl="5" w:tplc="44722BBA">
      <w:start w:val="1"/>
      <w:numFmt w:val="bullet"/>
      <w:lvlText w:val=""/>
      <w:lvlJc w:val="left"/>
      <w:pPr>
        <w:ind w:left="4320" w:hanging="360"/>
      </w:pPr>
      <w:rPr>
        <w:rFonts w:ascii="Wingdings" w:hAnsi="Wingdings" w:hint="default"/>
      </w:rPr>
    </w:lvl>
    <w:lvl w:ilvl="6" w:tplc="FE3CFA6E">
      <w:start w:val="1"/>
      <w:numFmt w:val="bullet"/>
      <w:lvlText w:val=""/>
      <w:lvlJc w:val="left"/>
      <w:pPr>
        <w:ind w:left="5040" w:hanging="360"/>
      </w:pPr>
      <w:rPr>
        <w:rFonts w:ascii="Symbol" w:hAnsi="Symbol" w:hint="default"/>
      </w:rPr>
    </w:lvl>
    <w:lvl w:ilvl="7" w:tplc="D0BC73E6">
      <w:start w:val="1"/>
      <w:numFmt w:val="bullet"/>
      <w:lvlText w:val="o"/>
      <w:lvlJc w:val="left"/>
      <w:pPr>
        <w:ind w:left="5760" w:hanging="360"/>
      </w:pPr>
      <w:rPr>
        <w:rFonts w:ascii="Courier New" w:hAnsi="Courier New" w:hint="default"/>
      </w:rPr>
    </w:lvl>
    <w:lvl w:ilvl="8" w:tplc="B0A2ECB2">
      <w:start w:val="1"/>
      <w:numFmt w:val="bullet"/>
      <w:lvlText w:val=""/>
      <w:lvlJc w:val="left"/>
      <w:pPr>
        <w:ind w:left="6480" w:hanging="360"/>
      </w:pPr>
      <w:rPr>
        <w:rFonts w:ascii="Wingdings" w:hAnsi="Wingdings" w:hint="default"/>
      </w:rPr>
    </w:lvl>
  </w:abstractNum>
  <w:abstractNum w:abstractNumId="10" w15:restartNumberingAfterBreak="0">
    <w:nsid w:val="11C74039"/>
    <w:multiLevelType w:val="hybridMultilevel"/>
    <w:tmpl w:val="206C3D0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12D405A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3293178"/>
    <w:multiLevelType w:val="hybridMultilevel"/>
    <w:tmpl w:val="FFFFFFFF"/>
    <w:lvl w:ilvl="0" w:tplc="1F9E3D16">
      <w:start w:val="1"/>
      <w:numFmt w:val="upperRoman"/>
      <w:lvlText w:val="%1."/>
      <w:lvlJc w:val="right"/>
      <w:pPr>
        <w:ind w:left="720" w:hanging="360"/>
      </w:pPr>
    </w:lvl>
    <w:lvl w:ilvl="1" w:tplc="0188F98E">
      <w:start w:val="1"/>
      <w:numFmt w:val="lowerLetter"/>
      <w:lvlText w:val="%2."/>
      <w:lvlJc w:val="left"/>
      <w:pPr>
        <w:ind w:left="1440" w:hanging="360"/>
      </w:pPr>
    </w:lvl>
    <w:lvl w:ilvl="2" w:tplc="893424A6">
      <w:start w:val="1"/>
      <w:numFmt w:val="lowerRoman"/>
      <w:lvlText w:val="%3."/>
      <w:lvlJc w:val="right"/>
      <w:pPr>
        <w:ind w:left="2160" w:hanging="180"/>
      </w:pPr>
    </w:lvl>
    <w:lvl w:ilvl="3" w:tplc="80EC611C">
      <w:start w:val="1"/>
      <w:numFmt w:val="decimal"/>
      <w:lvlText w:val="%4."/>
      <w:lvlJc w:val="left"/>
      <w:pPr>
        <w:ind w:left="2880" w:hanging="360"/>
      </w:pPr>
    </w:lvl>
    <w:lvl w:ilvl="4" w:tplc="0B1A5446">
      <w:start w:val="1"/>
      <w:numFmt w:val="lowerLetter"/>
      <w:lvlText w:val="%5."/>
      <w:lvlJc w:val="left"/>
      <w:pPr>
        <w:ind w:left="3600" w:hanging="360"/>
      </w:pPr>
    </w:lvl>
    <w:lvl w:ilvl="5" w:tplc="62F85A92">
      <w:start w:val="1"/>
      <w:numFmt w:val="lowerRoman"/>
      <w:lvlText w:val="%6."/>
      <w:lvlJc w:val="right"/>
      <w:pPr>
        <w:ind w:left="4320" w:hanging="180"/>
      </w:pPr>
    </w:lvl>
    <w:lvl w:ilvl="6" w:tplc="F23EE24A">
      <w:start w:val="1"/>
      <w:numFmt w:val="decimal"/>
      <w:lvlText w:val="%7."/>
      <w:lvlJc w:val="left"/>
      <w:pPr>
        <w:ind w:left="5040" w:hanging="360"/>
      </w:pPr>
    </w:lvl>
    <w:lvl w:ilvl="7" w:tplc="F3B65338">
      <w:start w:val="1"/>
      <w:numFmt w:val="lowerLetter"/>
      <w:lvlText w:val="%8."/>
      <w:lvlJc w:val="left"/>
      <w:pPr>
        <w:ind w:left="5760" w:hanging="360"/>
      </w:pPr>
    </w:lvl>
    <w:lvl w:ilvl="8" w:tplc="0FB4E066">
      <w:start w:val="1"/>
      <w:numFmt w:val="lowerRoman"/>
      <w:lvlText w:val="%9."/>
      <w:lvlJc w:val="right"/>
      <w:pPr>
        <w:ind w:left="6480" w:hanging="180"/>
      </w:pPr>
    </w:lvl>
  </w:abstractNum>
  <w:abstractNum w:abstractNumId="13" w15:restartNumberingAfterBreak="0">
    <w:nsid w:val="16847998"/>
    <w:multiLevelType w:val="hybridMultilevel"/>
    <w:tmpl w:val="FFFFFFFF"/>
    <w:lvl w:ilvl="0" w:tplc="011E58A4">
      <w:start w:val="1"/>
      <w:numFmt w:val="decimal"/>
      <w:lvlText w:val="%1."/>
      <w:lvlJc w:val="left"/>
      <w:pPr>
        <w:ind w:left="720" w:hanging="360"/>
      </w:pPr>
    </w:lvl>
    <w:lvl w:ilvl="1" w:tplc="E11ECE82">
      <w:start w:val="1"/>
      <w:numFmt w:val="lowerLetter"/>
      <w:lvlText w:val="%2."/>
      <w:lvlJc w:val="left"/>
      <w:pPr>
        <w:ind w:left="1440" w:hanging="360"/>
      </w:pPr>
    </w:lvl>
    <w:lvl w:ilvl="2" w:tplc="FDF8A8CE">
      <w:start w:val="1"/>
      <w:numFmt w:val="lowerRoman"/>
      <w:lvlText w:val="%3."/>
      <w:lvlJc w:val="right"/>
      <w:pPr>
        <w:ind w:left="2160" w:hanging="180"/>
      </w:pPr>
    </w:lvl>
    <w:lvl w:ilvl="3" w:tplc="696E39CA">
      <w:start w:val="1"/>
      <w:numFmt w:val="decimal"/>
      <w:lvlText w:val="%4."/>
      <w:lvlJc w:val="left"/>
      <w:pPr>
        <w:ind w:left="2880" w:hanging="360"/>
      </w:pPr>
    </w:lvl>
    <w:lvl w:ilvl="4" w:tplc="8A60F954">
      <w:start w:val="1"/>
      <w:numFmt w:val="lowerLetter"/>
      <w:lvlText w:val="%5."/>
      <w:lvlJc w:val="left"/>
      <w:pPr>
        <w:ind w:left="3600" w:hanging="360"/>
      </w:pPr>
    </w:lvl>
    <w:lvl w:ilvl="5" w:tplc="C0D06B26">
      <w:start w:val="1"/>
      <w:numFmt w:val="lowerRoman"/>
      <w:lvlText w:val="%6."/>
      <w:lvlJc w:val="right"/>
      <w:pPr>
        <w:ind w:left="4320" w:hanging="180"/>
      </w:pPr>
    </w:lvl>
    <w:lvl w:ilvl="6" w:tplc="EF96CF36">
      <w:start w:val="1"/>
      <w:numFmt w:val="decimal"/>
      <w:lvlText w:val="%7."/>
      <w:lvlJc w:val="left"/>
      <w:pPr>
        <w:ind w:left="5040" w:hanging="360"/>
      </w:pPr>
    </w:lvl>
    <w:lvl w:ilvl="7" w:tplc="E2D80E3E">
      <w:start w:val="1"/>
      <w:numFmt w:val="lowerLetter"/>
      <w:lvlText w:val="%8."/>
      <w:lvlJc w:val="left"/>
      <w:pPr>
        <w:ind w:left="5760" w:hanging="360"/>
      </w:pPr>
    </w:lvl>
    <w:lvl w:ilvl="8" w:tplc="A6B05DD8">
      <w:start w:val="1"/>
      <w:numFmt w:val="lowerRoman"/>
      <w:lvlText w:val="%9."/>
      <w:lvlJc w:val="right"/>
      <w:pPr>
        <w:ind w:left="6480" w:hanging="180"/>
      </w:pPr>
    </w:lvl>
  </w:abstractNum>
  <w:abstractNum w:abstractNumId="14" w15:restartNumberingAfterBreak="0">
    <w:nsid w:val="1B566B86"/>
    <w:multiLevelType w:val="hybridMultilevel"/>
    <w:tmpl w:val="FFFFFFFF"/>
    <w:lvl w:ilvl="0" w:tplc="30C8E48A">
      <w:start w:val="1"/>
      <w:numFmt w:val="decimal"/>
      <w:lvlText w:val="%1."/>
      <w:lvlJc w:val="left"/>
      <w:pPr>
        <w:ind w:left="360" w:hanging="360"/>
      </w:pPr>
    </w:lvl>
    <w:lvl w:ilvl="1" w:tplc="2A7AECBC">
      <w:start w:val="1"/>
      <w:numFmt w:val="lowerLetter"/>
      <w:lvlText w:val="%2."/>
      <w:lvlJc w:val="left"/>
      <w:pPr>
        <w:ind w:left="1080" w:hanging="360"/>
      </w:pPr>
    </w:lvl>
    <w:lvl w:ilvl="2" w:tplc="9BF6979E">
      <w:start w:val="1"/>
      <w:numFmt w:val="lowerRoman"/>
      <w:lvlText w:val="%3."/>
      <w:lvlJc w:val="right"/>
      <w:pPr>
        <w:ind w:left="1800" w:hanging="180"/>
      </w:pPr>
    </w:lvl>
    <w:lvl w:ilvl="3" w:tplc="EC2E2E32">
      <w:start w:val="1"/>
      <w:numFmt w:val="decimal"/>
      <w:lvlText w:val="%4."/>
      <w:lvlJc w:val="left"/>
      <w:pPr>
        <w:ind w:left="2520" w:hanging="360"/>
      </w:pPr>
    </w:lvl>
    <w:lvl w:ilvl="4" w:tplc="AD949094">
      <w:start w:val="1"/>
      <w:numFmt w:val="lowerLetter"/>
      <w:lvlText w:val="%5."/>
      <w:lvlJc w:val="left"/>
      <w:pPr>
        <w:ind w:left="3240" w:hanging="360"/>
      </w:pPr>
    </w:lvl>
    <w:lvl w:ilvl="5" w:tplc="17E88AE4">
      <w:start w:val="1"/>
      <w:numFmt w:val="lowerRoman"/>
      <w:lvlText w:val="%6."/>
      <w:lvlJc w:val="right"/>
      <w:pPr>
        <w:ind w:left="3960" w:hanging="180"/>
      </w:pPr>
    </w:lvl>
    <w:lvl w:ilvl="6" w:tplc="F8FEE3DA">
      <w:start w:val="1"/>
      <w:numFmt w:val="decimal"/>
      <w:lvlText w:val="%7."/>
      <w:lvlJc w:val="left"/>
      <w:pPr>
        <w:ind w:left="4680" w:hanging="360"/>
      </w:pPr>
    </w:lvl>
    <w:lvl w:ilvl="7" w:tplc="D47E6D80">
      <w:start w:val="1"/>
      <w:numFmt w:val="lowerLetter"/>
      <w:lvlText w:val="%8."/>
      <w:lvlJc w:val="left"/>
      <w:pPr>
        <w:ind w:left="5400" w:hanging="360"/>
      </w:pPr>
    </w:lvl>
    <w:lvl w:ilvl="8" w:tplc="2DE2ACB0">
      <w:start w:val="1"/>
      <w:numFmt w:val="lowerRoman"/>
      <w:lvlText w:val="%9."/>
      <w:lvlJc w:val="right"/>
      <w:pPr>
        <w:ind w:left="6120" w:hanging="180"/>
      </w:pPr>
    </w:lvl>
  </w:abstractNum>
  <w:abstractNum w:abstractNumId="15" w15:restartNumberingAfterBreak="0">
    <w:nsid w:val="1F6941B9"/>
    <w:multiLevelType w:val="hybridMultilevel"/>
    <w:tmpl w:val="FFFFFFFF"/>
    <w:lvl w:ilvl="0" w:tplc="4D88E590">
      <w:start w:val="1"/>
      <w:numFmt w:val="bullet"/>
      <w:lvlText w:val=""/>
      <w:lvlJc w:val="left"/>
      <w:pPr>
        <w:ind w:left="720" w:hanging="360"/>
      </w:pPr>
      <w:rPr>
        <w:rFonts w:ascii="Symbol" w:hAnsi="Symbol" w:hint="default"/>
      </w:rPr>
    </w:lvl>
    <w:lvl w:ilvl="1" w:tplc="8C7295EC">
      <w:start w:val="1"/>
      <w:numFmt w:val="bullet"/>
      <w:lvlText w:val="o"/>
      <w:lvlJc w:val="left"/>
      <w:pPr>
        <w:ind w:left="1440" w:hanging="360"/>
      </w:pPr>
      <w:rPr>
        <w:rFonts w:ascii="Courier New" w:hAnsi="Courier New" w:hint="default"/>
      </w:rPr>
    </w:lvl>
    <w:lvl w:ilvl="2" w:tplc="1E867B28">
      <w:start w:val="1"/>
      <w:numFmt w:val="bullet"/>
      <w:lvlText w:val=""/>
      <w:lvlJc w:val="left"/>
      <w:pPr>
        <w:ind w:left="2160" w:hanging="360"/>
      </w:pPr>
      <w:rPr>
        <w:rFonts w:ascii="Wingdings" w:hAnsi="Wingdings" w:hint="default"/>
      </w:rPr>
    </w:lvl>
    <w:lvl w:ilvl="3" w:tplc="2102CD0E">
      <w:start w:val="1"/>
      <w:numFmt w:val="bullet"/>
      <w:lvlText w:val=""/>
      <w:lvlJc w:val="left"/>
      <w:pPr>
        <w:ind w:left="2880" w:hanging="360"/>
      </w:pPr>
      <w:rPr>
        <w:rFonts w:ascii="Symbol" w:hAnsi="Symbol" w:hint="default"/>
      </w:rPr>
    </w:lvl>
    <w:lvl w:ilvl="4" w:tplc="2E527738">
      <w:start w:val="1"/>
      <w:numFmt w:val="bullet"/>
      <w:lvlText w:val="o"/>
      <w:lvlJc w:val="left"/>
      <w:pPr>
        <w:ind w:left="3600" w:hanging="360"/>
      </w:pPr>
      <w:rPr>
        <w:rFonts w:ascii="Courier New" w:hAnsi="Courier New" w:hint="default"/>
      </w:rPr>
    </w:lvl>
    <w:lvl w:ilvl="5" w:tplc="153CE0CA">
      <w:start w:val="1"/>
      <w:numFmt w:val="bullet"/>
      <w:lvlText w:val=""/>
      <w:lvlJc w:val="left"/>
      <w:pPr>
        <w:ind w:left="4320" w:hanging="360"/>
      </w:pPr>
      <w:rPr>
        <w:rFonts w:ascii="Wingdings" w:hAnsi="Wingdings" w:hint="default"/>
      </w:rPr>
    </w:lvl>
    <w:lvl w:ilvl="6" w:tplc="25CA1108">
      <w:start w:val="1"/>
      <w:numFmt w:val="bullet"/>
      <w:lvlText w:val=""/>
      <w:lvlJc w:val="left"/>
      <w:pPr>
        <w:ind w:left="5040" w:hanging="360"/>
      </w:pPr>
      <w:rPr>
        <w:rFonts w:ascii="Symbol" w:hAnsi="Symbol" w:hint="default"/>
      </w:rPr>
    </w:lvl>
    <w:lvl w:ilvl="7" w:tplc="E0C81310">
      <w:start w:val="1"/>
      <w:numFmt w:val="bullet"/>
      <w:lvlText w:val="o"/>
      <w:lvlJc w:val="left"/>
      <w:pPr>
        <w:ind w:left="5760" w:hanging="360"/>
      </w:pPr>
      <w:rPr>
        <w:rFonts w:ascii="Courier New" w:hAnsi="Courier New" w:hint="default"/>
      </w:rPr>
    </w:lvl>
    <w:lvl w:ilvl="8" w:tplc="BD3E8EE8">
      <w:start w:val="1"/>
      <w:numFmt w:val="bullet"/>
      <w:lvlText w:val=""/>
      <w:lvlJc w:val="left"/>
      <w:pPr>
        <w:ind w:left="6480" w:hanging="360"/>
      </w:pPr>
      <w:rPr>
        <w:rFonts w:ascii="Wingdings" w:hAnsi="Wingdings" w:hint="default"/>
      </w:rPr>
    </w:lvl>
  </w:abstractNum>
  <w:abstractNum w:abstractNumId="16" w15:restartNumberingAfterBreak="0">
    <w:nsid w:val="1F925DD9"/>
    <w:multiLevelType w:val="hybridMultilevel"/>
    <w:tmpl w:val="FFFFFFFF"/>
    <w:lvl w:ilvl="0" w:tplc="188E7B5C">
      <w:start w:val="1"/>
      <w:numFmt w:val="bullet"/>
      <w:lvlText w:val=""/>
      <w:lvlJc w:val="left"/>
      <w:pPr>
        <w:ind w:left="720" w:hanging="360"/>
      </w:pPr>
      <w:rPr>
        <w:rFonts w:ascii="Symbol" w:hAnsi="Symbol" w:hint="default"/>
      </w:rPr>
    </w:lvl>
    <w:lvl w:ilvl="1" w:tplc="12665AD8">
      <w:start w:val="1"/>
      <w:numFmt w:val="bullet"/>
      <w:lvlText w:val="o"/>
      <w:lvlJc w:val="left"/>
      <w:pPr>
        <w:ind w:left="1440" w:hanging="360"/>
      </w:pPr>
      <w:rPr>
        <w:rFonts w:ascii="Courier New" w:hAnsi="Courier New" w:hint="default"/>
      </w:rPr>
    </w:lvl>
    <w:lvl w:ilvl="2" w:tplc="8BB2A8C8">
      <w:start w:val="1"/>
      <w:numFmt w:val="bullet"/>
      <w:lvlText w:val=""/>
      <w:lvlJc w:val="left"/>
      <w:pPr>
        <w:ind w:left="2160" w:hanging="360"/>
      </w:pPr>
      <w:rPr>
        <w:rFonts w:ascii="Wingdings" w:hAnsi="Wingdings" w:hint="default"/>
      </w:rPr>
    </w:lvl>
    <w:lvl w:ilvl="3" w:tplc="A2D2FC2E">
      <w:start w:val="1"/>
      <w:numFmt w:val="bullet"/>
      <w:lvlText w:val=""/>
      <w:lvlJc w:val="left"/>
      <w:pPr>
        <w:ind w:left="2880" w:hanging="360"/>
      </w:pPr>
      <w:rPr>
        <w:rFonts w:ascii="Symbol" w:hAnsi="Symbol" w:hint="default"/>
      </w:rPr>
    </w:lvl>
    <w:lvl w:ilvl="4" w:tplc="30326AE6">
      <w:start w:val="1"/>
      <w:numFmt w:val="bullet"/>
      <w:lvlText w:val="o"/>
      <w:lvlJc w:val="left"/>
      <w:pPr>
        <w:ind w:left="3600" w:hanging="360"/>
      </w:pPr>
      <w:rPr>
        <w:rFonts w:ascii="Courier New" w:hAnsi="Courier New" w:hint="default"/>
      </w:rPr>
    </w:lvl>
    <w:lvl w:ilvl="5" w:tplc="746E3D04">
      <w:start w:val="1"/>
      <w:numFmt w:val="bullet"/>
      <w:lvlText w:val=""/>
      <w:lvlJc w:val="left"/>
      <w:pPr>
        <w:ind w:left="4320" w:hanging="360"/>
      </w:pPr>
      <w:rPr>
        <w:rFonts w:ascii="Wingdings" w:hAnsi="Wingdings" w:hint="default"/>
      </w:rPr>
    </w:lvl>
    <w:lvl w:ilvl="6" w:tplc="4420DBD0">
      <w:start w:val="1"/>
      <w:numFmt w:val="bullet"/>
      <w:lvlText w:val=""/>
      <w:lvlJc w:val="left"/>
      <w:pPr>
        <w:ind w:left="5040" w:hanging="360"/>
      </w:pPr>
      <w:rPr>
        <w:rFonts w:ascii="Symbol" w:hAnsi="Symbol" w:hint="default"/>
      </w:rPr>
    </w:lvl>
    <w:lvl w:ilvl="7" w:tplc="69BE2D44">
      <w:start w:val="1"/>
      <w:numFmt w:val="bullet"/>
      <w:lvlText w:val="o"/>
      <w:lvlJc w:val="left"/>
      <w:pPr>
        <w:ind w:left="5760" w:hanging="360"/>
      </w:pPr>
      <w:rPr>
        <w:rFonts w:ascii="Courier New" w:hAnsi="Courier New" w:hint="default"/>
      </w:rPr>
    </w:lvl>
    <w:lvl w:ilvl="8" w:tplc="D39235F0">
      <w:start w:val="1"/>
      <w:numFmt w:val="bullet"/>
      <w:lvlText w:val=""/>
      <w:lvlJc w:val="left"/>
      <w:pPr>
        <w:ind w:left="6480" w:hanging="360"/>
      </w:pPr>
      <w:rPr>
        <w:rFonts w:ascii="Wingdings" w:hAnsi="Wingdings" w:hint="default"/>
      </w:rPr>
    </w:lvl>
  </w:abstractNum>
  <w:abstractNum w:abstractNumId="17" w15:restartNumberingAfterBreak="0">
    <w:nsid w:val="1FB4737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0435D6F"/>
    <w:multiLevelType w:val="hybridMultilevel"/>
    <w:tmpl w:val="FFFFFFFF"/>
    <w:lvl w:ilvl="0" w:tplc="6A22013E">
      <w:start w:val="1"/>
      <w:numFmt w:val="decimal"/>
      <w:lvlText w:val="%1."/>
      <w:lvlJc w:val="left"/>
      <w:pPr>
        <w:ind w:left="720" w:hanging="360"/>
      </w:pPr>
    </w:lvl>
    <w:lvl w:ilvl="1" w:tplc="FFA03D42">
      <w:start w:val="1"/>
      <w:numFmt w:val="lowerLetter"/>
      <w:lvlText w:val="%2."/>
      <w:lvlJc w:val="left"/>
      <w:pPr>
        <w:ind w:left="1440" w:hanging="360"/>
      </w:pPr>
    </w:lvl>
    <w:lvl w:ilvl="2" w:tplc="9ED28848">
      <w:start w:val="1"/>
      <w:numFmt w:val="lowerRoman"/>
      <w:lvlText w:val="%3."/>
      <w:lvlJc w:val="right"/>
      <w:pPr>
        <w:ind w:left="2160" w:hanging="180"/>
      </w:pPr>
    </w:lvl>
    <w:lvl w:ilvl="3" w:tplc="9992E2E8">
      <w:start w:val="1"/>
      <w:numFmt w:val="decimal"/>
      <w:lvlText w:val="%4."/>
      <w:lvlJc w:val="left"/>
      <w:pPr>
        <w:ind w:left="2880" w:hanging="360"/>
      </w:pPr>
    </w:lvl>
    <w:lvl w:ilvl="4" w:tplc="92D6981C">
      <w:start w:val="1"/>
      <w:numFmt w:val="lowerLetter"/>
      <w:lvlText w:val="%5."/>
      <w:lvlJc w:val="left"/>
      <w:pPr>
        <w:ind w:left="3600" w:hanging="360"/>
      </w:pPr>
    </w:lvl>
    <w:lvl w:ilvl="5" w:tplc="18E42FC2">
      <w:start w:val="1"/>
      <w:numFmt w:val="lowerRoman"/>
      <w:lvlText w:val="%6."/>
      <w:lvlJc w:val="right"/>
      <w:pPr>
        <w:ind w:left="4320" w:hanging="180"/>
      </w:pPr>
    </w:lvl>
    <w:lvl w:ilvl="6" w:tplc="AEA0BD64">
      <w:start w:val="1"/>
      <w:numFmt w:val="decimal"/>
      <w:lvlText w:val="%7."/>
      <w:lvlJc w:val="left"/>
      <w:pPr>
        <w:ind w:left="5040" w:hanging="360"/>
      </w:pPr>
    </w:lvl>
    <w:lvl w:ilvl="7" w:tplc="5D982698">
      <w:start w:val="1"/>
      <w:numFmt w:val="lowerLetter"/>
      <w:lvlText w:val="%8."/>
      <w:lvlJc w:val="left"/>
      <w:pPr>
        <w:ind w:left="5760" w:hanging="360"/>
      </w:pPr>
    </w:lvl>
    <w:lvl w:ilvl="8" w:tplc="05F252FA">
      <w:start w:val="1"/>
      <w:numFmt w:val="lowerRoman"/>
      <w:lvlText w:val="%9."/>
      <w:lvlJc w:val="right"/>
      <w:pPr>
        <w:ind w:left="6480" w:hanging="180"/>
      </w:pPr>
    </w:lvl>
  </w:abstractNum>
  <w:abstractNum w:abstractNumId="19" w15:restartNumberingAfterBreak="0">
    <w:nsid w:val="230F279D"/>
    <w:multiLevelType w:val="hybridMultilevel"/>
    <w:tmpl w:val="FFFFFFFF"/>
    <w:lvl w:ilvl="0" w:tplc="E5823D20">
      <w:start w:val="1"/>
      <w:numFmt w:val="upperRoman"/>
      <w:lvlText w:val="%1."/>
      <w:lvlJc w:val="right"/>
      <w:pPr>
        <w:ind w:left="720" w:hanging="360"/>
      </w:pPr>
    </w:lvl>
    <w:lvl w:ilvl="1" w:tplc="7B143D90">
      <w:start w:val="1"/>
      <w:numFmt w:val="lowerLetter"/>
      <w:lvlText w:val="%2."/>
      <w:lvlJc w:val="left"/>
      <w:pPr>
        <w:ind w:left="1440" w:hanging="360"/>
      </w:pPr>
    </w:lvl>
    <w:lvl w:ilvl="2" w:tplc="2C88A7CA">
      <w:start w:val="1"/>
      <w:numFmt w:val="lowerRoman"/>
      <w:lvlText w:val="%3."/>
      <w:lvlJc w:val="right"/>
      <w:pPr>
        <w:ind w:left="2160" w:hanging="180"/>
      </w:pPr>
    </w:lvl>
    <w:lvl w:ilvl="3" w:tplc="7F12703A">
      <w:start w:val="1"/>
      <w:numFmt w:val="decimal"/>
      <w:lvlText w:val="%4."/>
      <w:lvlJc w:val="left"/>
      <w:pPr>
        <w:ind w:left="2880" w:hanging="360"/>
      </w:pPr>
    </w:lvl>
    <w:lvl w:ilvl="4" w:tplc="D3B67E38">
      <w:start w:val="1"/>
      <w:numFmt w:val="lowerLetter"/>
      <w:lvlText w:val="%5."/>
      <w:lvlJc w:val="left"/>
      <w:pPr>
        <w:ind w:left="3600" w:hanging="360"/>
      </w:pPr>
    </w:lvl>
    <w:lvl w:ilvl="5" w:tplc="B32400DA">
      <w:start w:val="1"/>
      <w:numFmt w:val="lowerRoman"/>
      <w:lvlText w:val="%6."/>
      <w:lvlJc w:val="right"/>
      <w:pPr>
        <w:ind w:left="4320" w:hanging="180"/>
      </w:pPr>
    </w:lvl>
    <w:lvl w:ilvl="6" w:tplc="206AC876">
      <w:start w:val="1"/>
      <w:numFmt w:val="decimal"/>
      <w:lvlText w:val="%7."/>
      <w:lvlJc w:val="left"/>
      <w:pPr>
        <w:ind w:left="5040" w:hanging="360"/>
      </w:pPr>
    </w:lvl>
    <w:lvl w:ilvl="7" w:tplc="0EA04BB8">
      <w:start w:val="1"/>
      <w:numFmt w:val="lowerLetter"/>
      <w:lvlText w:val="%8."/>
      <w:lvlJc w:val="left"/>
      <w:pPr>
        <w:ind w:left="5760" w:hanging="360"/>
      </w:pPr>
    </w:lvl>
    <w:lvl w:ilvl="8" w:tplc="3C6432DA">
      <w:start w:val="1"/>
      <w:numFmt w:val="lowerRoman"/>
      <w:lvlText w:val="%9."/>
      <w:lvlJc w:val="right"/>
      <w:pPr>
        <w:ind w:left="6480" w:hanging="180"/>
      </w:pPr>
    </w:lvl>
  </w:abstractNum>
  <w:abstractNum w:abstractNumId="20" w15:restartNumberingAfterBreak="0">
    <w:nsid w:val="27744615"/>
    <w:multiLevelType w:val="hybridMultilevel"/>
    <w:tmpl w:val="FFFFFFFF"/>
    <w:lvl w:ilvl="0" w:tplc="C5F8731A">
      <w:start w:val="5"/>
      <w:numFmt w:val="decimal"/>
      <w:lvlText w:val="%1."/>
      <w:lvlJc w:val="left"/>
      <w:pPr>
        <w:ind w:left="720" w:hanging="360"/>
      </w:pPr>
    </w:lvl>
    <w:lvl w:ilvl="1" w:tplc="2E5CE044">
      <w:start w:val="1"/>
      <w:numFmt w:val="lowerLetter"/>
      <w:lvlText w:val="%2."/>
      <w:lvlJc w:val="left"/>
      <w:pPr>
        <w:ind w:left="1440" w:hanging="360"/>
      </w:pPr>
    </w:lvl>
    <w:lvl w:ilvl="2" w:tplc="4A9490E6">
      <w:start w:val="1"/>
      <w:numFmt w:val="lowerRoman"/>
      <w:lvlText w:val="%3."/>
      <w:lvlJc w:val="right"/>
      <w:pPr>
        <w:ind w:left="2160" w:hanging="180"/>
      </w:pPr>
    </w:lvl>
    <w:lvl w:ilvl="3" w:tplc="6BE473A2">
      <w:start w:val="1"/>
      <w:numFmt w:val="decimal"/>
      <w:lvlText w:val="%4."/>
      <w:lvlJc w:val="left"/>
      <w:pPr>
        <w:ind w:left="2880" w:hanging="360"/>
      </w:pPr>
    </w:lvl>
    <w:lvl w:ilvl="4" w:tplc="A634C342">
      <w:start w:val="1"/>
      <w:numFmt w:val="lowerLetter"/>
      <w:lvlText w:val="%5."/>
      <w:lvlJc w:val="left"/>
      <w:pPr>
        <w:ind w:left="3600" w:hanging="360"/>
      </w:pPr>
    </w:lvl>
    <w:lvl w:ilvl="5" w:tplc="51603A78">
      <w:start w:val="1"/>
      <w:numFmt w:val="lowerRoman"/>
      <w:lvlText w:val="%6."/>
      <w:lvlJc w:val="right"/>
      <w:pPr>
        <w:ind w:left="4320" w:hanging="180"/>
      </w:pPr>
    </w:lvl>
    <w:lvl w:ilvl="6" w:tplc="8BB410B8">
      <w:start w:val="1"/>
      <w:numFmt w:val="decimal"/>
      <w:lvlText w:val="%7."/>
      <w:lvlJc w:val="left"/>
      <w:pPr>
        <w:ind w:left="5040" w:hanging="360"/>
      </w:pPr>
    </w:lvl>
    <w:lvl w:ilvl="7" w:tplc="D4BA7F9E">
      <w:start w:val="1"/>
      <w:numFmt w:val="lowerLetter"/>
      <w:lvlText w:val="%8."/>
      <w:lvlJc w:val="left"/>
      <w:pPr>
        <w:ind w:left="5760" w:hanging="360"/>
      </w:pPr>
    </w:lvl>
    <w:lvl w:ilvl="8" w:tplc="36B4083A">
      <w:start w:val="1"/>
      <w:numFmt w:val="lowerRoman"/>
      <w:lvlText w:val="%9."/>
      <w:lvlJc w:val="right"/>
      <w:pPr>
        <w:ind w:left="6480" w:hanging="180"/>
      </w:pPr>
    </w:lvl>
  </w:abstractNum>
  <w:abstractNum w:abstractNumId="21" w15:restartNumberingAfterBreak="0">
    <w:nsid w:val="29240BFA"/>
    <w:multiLevelType w:val="hybridMultilevel"/>
    <w:tmpl w:val="FFFFFFFF"/>
    <w:lvl w:ilvl="0" w:tplc="6C80DCA4">
      <w:start w:val="5"/>
      <w:numFmt w:val="decimal"/>
      <w:lvlText w:val="%1."/>
      <w:lvlJc w:val="left"/>
      <w:pPr>
        <w:ind w:left="720" w:hanging="360"/>
      </w:pPr>
    </w:lvl>
    <w:lvl w:ilvl="1" w:tplc="12BC2F2E">
      <w:start w:val="1"/>
      <w:numFmt w:val="lowerLetter"/>
      <w:lvlText w:val="%2."/>
      <w:lvlJc w:val="left"/>
      <w:pPr>
        <w:ind w:left="1440" w:hanging="360"/>
      </w:pPr>
    </w:lvl>
    <w:lvl w:ilvl="2" w:tplc="56849372">
      <w:start w:val="1"/>
      <w:numFmt w:val="lowerRoman"/>
      <w:lvlText w:val="%3."/>
      <w:lvlJc w:val="right"/>
      <w:pPr>
        <w:ind w:left="2160" w:hanging="180"/>
      </w:pPr>
    </w:lvl>
    <w:lvl w:ilvl="3" w:tplc="05DAEC2C">
      <w:start w:val="1"/>
      <w:numFmt w:val="decimal"/>
      <w:lvlText w:val="%4."/>
      <w:lvlJc w:val="left"/>
      <w:pPr>
        <w:ind w:left="2880" w:hanging="360"/>
      </w:pPr>
    </w:lvl>
    <w:lvl w:ilvl="4" w:tplc="0FDEFB8E">
      <w:start w:val="1"/>
      <w:numFmt w:val="lowerLetter"/>
      <w:lvlText w:val="%5."/>
      <w:lvlJc w:val="left"/>
      <w:pPr>
        <w:ind w:left="3600" w:hanging="360"/>
      </w:pPr>
    </w:lvl>
    <w:lvl w:ilvl="5" w:tplc="38963914">
      <w:start w:val="1"/>
      <w:numFmt w:val="lowerRoman"/>
      <w:lvlText w:val="%6."/>
      <w:lvlJc w:val="right"/>
      <w:pPr>
        <w:ind w:left="4320" w:hanging="180"/>
      </w:pPr>
    </w:lvl>
    <w:lvl w:ilvl="6" w:tplc="23E094E4">
      <w:start w:val="1"/>
      <w:numFmt w:val="decimal"/>
      <w:lvlText w:val="%7."/>
      <w:lvlJc w:val="left"/>
      <w:pPr>
        <w:ind w:left="5040" w:hanging="360"/>
      </w:pPr>
    </w:lvl>
    <w:lvl w:ilvl="7" w:tplc="7F9C0212">
      <w:start w:val="1"/>
      <w:numFmt w:val="lowerLetter"/>
      <w:lvlText w:val="%8."/>
      <w:lvlJc w:val="left"/>
      <w:pPr>
        <w:ind w:left="5760" w:hanging="360"/>
      </w:pPr>
    </w:lvl>
    <w:lvl w:ilvl="8" w:tplc="B49408F8">
      <w:start w:val="1"/>
      <w:numFmt w:val="lowerRoman"/>
      <w:lvlText w:val="%9."/>
      <w:lvlJc w:val="right"/>
      <w:pPr>
        <w:ind w:left="6480" w:hanging="180"/>
      </w:pPr>
    </w:lvl>
  </w:abstractNum>
  <w:abstractNum w:abstractNumId="22" w15:restartNumberingAfterBreak="0">
    <w:nsid w:val="31293044"/>
    <w:multiLevelType w:val="hybridMultilevel"/>
    <w:tmpl w:val="FFFFFFFF"/>
    <w:lvl w:ilvl="0" w:tplc="CC76576E">
      <w:start w:val="1"/>
      <w:numFmt w:val="bullet"/>
      <w:lvlText w:val=""/>
      <w:lvlJc w:val="left"/>
      <w:pPr>
        <w:ind w:left="720" w:hanging="360"/>
      </w:pPr>
      <w:rPr>
        <w:rFonts w:ascii="Symbol" w:hAnsi="Symbol" w:hint="default"/>
      </w:rPr>
    </w:lvl>
    <w:lvl w:ilvl="1" w:tplc="A8B6FDE0">
      <w:start w:val="1"/>
      <w:numFmt w:val="bullet"/>
      <w:lvlText w:val="o"/>
      <w:lvlJc w:val="left"/>
      <w:pPr>
        <w:ind w:left="1440" w:hanging="360"/>
      </w:pPr>
      <w:rPr>
        <w:rFonts w:ascii="Courier New" w:hAnsi="Courier New" w:hint="default"/>
      </w:rPr>
    </w:lvl>
    <w:lvl w:ilvl="2" w:tplc="47FE2E8E">
      <w:start w:val="1"/>
      <w:numFmt w:val="bullet"/>
      <w:lvlText w:val=""/>
      <w:lvlJc w:val="left"/>
      <w:pPr>
        <w:ind w:left="2160" w:hanging="360"/>
      </w:pPr>
      <w:rPr>
        <w:rFonts w:ascii="Wingdings" w:hAnsi="Wingdings" w:hint="default"/>
      </w:rPr>
    </w:lvl>
    <w:lvl w:ilvl="3" w:tplc="5A503D7E">
      <w:start w:val="1"/>
      <w:numFmt w:val="bullet"/>
      <w:lvlText w:val=""/>
      <w:lvlJc w:val="left"/>
      <w:pPr>
        <w:ind w:left="2880" w:hanging="360"/>
      </w:pPr>
      <w:rPr>
        <w:rFonts w:ascii="Symbol" w:hAnsi="Symbol" w:hint="default"/>
      </w:rPr>
    </w:lvl>
    <w:lvl w:ilvl="4" w:tplc="883834AE">
      <w:start w:val="1"/>
      <w:numFmt w:val="bullet"/>
      <w:lvlText w:val="o"/>
      <w:lvlJc w:val="left"/>
      <w:pPr>
        <w:ind w:left="3600" w:hanging="360"/>
      </w:pPr>
      <w:rPr>
        <w:rFonts w:ascii="Courier New" w:hAnsi="Courier New" w:hint="default"/>
      </w:rPr>
    </w:lvl>
    <w:lvl w:ilvl="5" w:tplc="7F48791A">
      <w:start w:val="1"/>
      <w:numFmt w:val="bullet"/>
      <w:lvlText w:val=""/>
      <w:lvlJc w:val="left"/>
      <w:pPr>
        <w:ind w:left="4320" w:hanging="360"/>
      </w:pPr>
      <w:rPr>
        <w:rFonts w:ascii="Wingdings" w:hAnsi="Wingdings" w:hint="default"/>
      </w:rPr>
    </w:lvl>
    <w:lvl w:ilvl="6" w:tplc="437AFA48">
      <w:start w:val="1"/>
      <w:numFmt w:val="bullet"/>
      <w:lvlText w:val=""/>
      <w:lvlJc w:val="left"/>
      <w:pPr>
        <w:ind w:left="5040" w:hanging="360"/>
      </w:pPr>
      <w:rPr>
        <w:rFonts w:ascii="Symbol" w:hAnsi="Symbol" w:hint="default"/>
      </w:rPr>
    </w:lvl>
    <w:lvl w:ilvl="7" w:tplc="63A414CC">
      <w:start w:val="1"/>
      <w:numFmt w:val="bullet"/>
      <w:lvlText w:val="o"/>
      <w:lvlJc w:val="left"/>
      <w:pPr>
        <w:ind w:left="5760" w:hanging="360"/>
      </w:pPr>
      <w:rPr>
        <w:rFonts w:ascii="Courier New" w:hAnsi="Courier New" w:hint="default"/>
      </w:rPr>
    </w:lvl>
    <w:lvl w:ilvl="8" w:tplc="232CC2D0">
      <w:start w:val="1"/>
      <w:numFmt w:val="bullet"/>
      <w:lvlText w:val=""/>
      <w:lvlJc w:val="left"/>
      <w:pPr>
        <w:ind w:left="6480" w:hanging="360"/>
      </w:pPr>
      <w:rPr>
        <w:rFonts w:ascii="Wingdings" w:hAnsi="Wingdings" w:hint="default"/>
      </w:rPr>
    </w:lvl>
  </w:abstractNum>
  <w:abstractNum w:abstractNumId="23" w15:restartNumberingAfterBreak="0">
    <w:nsid w:val="33127471"/>
    <w:multiLevelType w:val="hybridMultilevel"/>
    <w:tmpl w:val="FFFFFFFF"/>
    <w:lvl w:ilvl="0" w:tplc="B5DAFEC2">
      <w:start w:val="1"/>
      <w:numFmt w:val="decimal"/>
      <w:lvlText w:val="%1."/>
      <w:lvlJc w:val="left"/>
      <w:pPr>
        <w:ind w:left="720" w:hanging="360"/>
      </w:pPr>
    </w:lvl>
    <w:lvl w:ilvl="1" w:tplc="ED766386">
      <w:start w:val="1"/>
      <w:numFmt w:val="lowerLetter"/>
      <w:lvlText w:val="%2."/>
      <w:lvlJc w:val="left"/>
      <w:pPr>
        <w:ind w:left="1440" w:hanging="360"/>
      </w:pPr>
    </w:lvl>
    <w:lvl w:ilvl="2" w:tplc="7A9C1876">
      <w:start w:val="1"/>
      <w:numFmt w:val="lowerRoman"/>
      <w:lvlText w:val="%3."/>
      <w:lvlJc w:val="right"/>
      <w:pPr>
        <w:ind w:left="2160" w:hanging="180"/>
      </w:pPr>
    </w:lvl>
    <w:lvl w:ilvl="3" w:tplc="CED69BB2">
      <w:start w:val="1"/>
      <w:numFmt w:val="decimal"/>
      <w:lvlText w:val="%4."/>
      <w:lvlJc w:val="left"/>
      <w:pPr>
        <w:ind w:left="2880" w:hanging="360"/>
      </w:pPr>
    </w:lvl>
    <w:lvl w:ilvl="4" w:tplc="A51CBFA6">
      <w:start w:val="1"/>
      <w:numFmt w:val="lowerLetter"/>
      <w:lvlText w:val="%5."/>
      <w:lvlJc w:val="left"/>
      <w:pPr>
        <w:ind w:left="3600" w:hanging="360"/>
      </w:pPr>
    </w:lvl>
    <w:lvl w:ilvl="5" w:tplc="D69CB0B6">
      <w:start w:val="1"/>
      <w:numFmt w:val="lowerRoman"/>
      <w:lvlText w:val="%6."/>
      <w:lvlJc w:val="right"/>
      <w:pPr>
        <w:ind w:left="4320" w:hanging="180"/>
      </w:pPr>
    </w:lvl>
    <w:lvl w:ilvl="6" w:tplc="EC5E5C08">
      <w:start w:val="1"/>
      <w:numFmt w:val="decimal"/>
      <w:lvlText w:val="%7."/>
      <w:lvlJc w:val="left"/>
      <w:pPr>
        <w:ind w:left="5040" w:hanging="360"/>
      </w:pPr>
    </w:lvl>
    <w:lvl w:ilvl="7" w:tplc="3322FF6E">
      <w:start w:val="1"/>
      <w:numFmt w:val="lowerLetter"/>
      <w:lvlText w:val="%8."/>
      <w:lvlJc w:val="left"/>
      <w:pPr>
        <w:ind w:left="5760" w:hanging="360"/>
      </w:pPr>
    </w:lvl>
    <w:lvl w:ilvl="8" w:tplc="BEB015EE">
      <w:start w:val="1"/>
      <w:numFmt w:val="lowerRoman"/>
      <w:lvlText w:val="%9."/>
      <w:lvlJc w:val="right"/>
      <w:pPr>
        <w:ind w:left="6480" w:hanging="180"/>
      </w:pPr>
    </w:lvl>
  </w:abstractNum>
  <w:abstractNum w:abstractNumId="24" w15:restartNumberingAfterBreak="0">
    <w:nsid w:val="33BB595D"/>
    <w:multiLevelType w:val="hybridMultilevel"/>
    <w:tmpl w:val="FFFFFFFF"/>
    <w:lvl w:ilvl="0" w:tplc="12209B28">
      <w:start w:val="5"/>
      <w:numFmt w:val="decimal"/>
      <w:lvlText w:val="%1."/>
      <w:lvlJc w:val="left"/>
      <w:pPr>
        <w:ind w:left="720" w:hanging="360"/>
      </w:pPr>
    </w:lvl>
    <w:lvl w:ilvl="1" w:tplc="F5A200F4">
      <w:start w:val="1"/>
      <w:numFmt w:val="lowerLetter"/>
      <w:lvlText w:val="%2."/>
      <w:lvlJc w:val="left"/>
      <w:pPr>
        <w:ind w:left="1440" w:hanging="360"/>
      </w:pPr>
    </w:lvl>
    <w:lvl w:ilvl="2" w:tplc="CBE6CD22">
      <w:start w:val="1"/>
      <w:numFmt w:val="lowerRoman"/>
      <w:lvlText w:val="%3."/>
      <w:lvlJc w:val="right"/>
      <w:pPr>
        <w:ind w:left="2160" w:hanging="180"/>
      </w:pPr>
    </w:lvl>
    <w:lvl w:ilvl="3" w:tplc="16E6F2F0">
      <w:start w:val="1"/>
      <w:numFmt w:val="decimal"/>
      <w:lvlText w:val="%4."/>
      <w:lvlJc w:val="left"/>
      <w:pPr>
        <w:ind w:left="2880" w:hanging="360"/>
      </w:pPr>
    </w:lvl>
    <w:lvl w:ilvl="4" w:tplc="9C9C99A6">
      <w:start w:val="1"/>
      <w:numFmt w:val="lowerLetter"/>
      <w:lvlText w:val="%5."/>
      <w:lvlJc w:val="left"/>
      <w:pPr>
        <w:ind w:left="3600" w:hanging="360"/>
      </w:pPr>
    </w:lvl>
    <w:lvl w:ilvl="5" w:tplc="DF1CD546">
      <w:start w:val="1"/>
      <w:numFmt w:val="lowerRoman"/>
      <w:lvlText w:val="%6."/>
      <w:lvlJc w:val="right"/>
      <w:pPr>
        <w:ind w:left="4320" w:hanging="180"/>
      </w:pPr>
    </w:lvl>
    <w:lvl w:ilvl="6" w:tplc="71D69E78">
      <w:start w:val="1"/>
      <w:numFmt w:val="decimal"/>
      <w:lvlText w:val="%7."/>
      <w:lvlJc w:val="left"/>
      <w:pPr>
        <w:ind w:left="5040" w:hanging="360"/>
      </w:pPr>
    </w:lvl>
    <w:lvl w:ilvl="7" w:tplc="C922CDDE">
      <w:start w:val="1"/>
      <w:numFmt w:val="lowerLetter"/>
      <w:lvlText w:val="%8."/>
      <w:lvlJc w:val="left"/>
      <w:pPr>
        <w:ind w:left="5760" w:hanging="360"/>
      </w:pPr>
    </w:lvl>
    <w:lvl w:ilvl="8" w:tplc="7AD22CCA">
      <w:start w:val="1"/>
      <w:numFmt w:val="lowerRoman"/>
      <w:lvlText w:val="%9."/>
      <w:lvlJc w:val="right"/>
      <w:pPr>
        <w:ind w:left="6480" w:hanging="180"/>
      </w:pPr>
    </w:lvl>
  </w:abstractNum>
  <w:abstractNum w:abstractNumId="25" w15:restartNumberingAfterBreak="0">
    <w:nsid w:val="352B00ED"/>
    <w:multiLevelType w:val="hybridMultilevel"/>
    <w:tmpl w:val="45CE4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85D4D"/>
    <w:multiLevelType w:val="hybridMultilevel"/>
    <w:tmpl w:val="FFFFFFFF"/>
    <w:lvl w:ilvl="0" w:tplc="2F2AA460">
      <w:start w:val="1"/>
      <w:numFmt w:val="upperRoman"/>
      <w:lvlText w:val="%1."/>
      <w:lvlJc w:val="right"/>
      <w:pPr>
        <w:ind w:left="720" w:hanging="360"/>
      </w:pPr>
    </w:lvl>
    <w:lvl w:ilvl="1" w:tplc="844E12AA">
      <w:start w:val="1"/>
      <w:numFmt w:val="lowerLetter"/>
      <w:lvlText w:val="%2."/>
      <w:lvlJc w:val="left"/>
      <w:pPr>
        <w:ind w:left="1440" w:hanging="360"/>
      </w:pPr>
    </w:lvl>
    <w:lvl w:ilvl="2" w:tplc="6D70C4FE">
      <w:start w:val="1"/>
      <w:numFmt w:val="lowerRoman"/>
      <w:lvlText w:val="%3."/>
      <w:lvlJc w:val="right"/>
      <w:pPr>
        <w:ind w:left="2160" w:hanging="180"/>
      </w:pPr>
    </w:lvl>
    <w:lvl w:ilvl="3" w:tplc="B9A6BB10">
      <w:start w:val="1"/>
      <w:numFmt w:val="decimal"/>
      <w:lvlText w:val="%4."/>
      <w:lvlJc w:val="left"/>
      <w:pPr>
        <w:ind w:left="2880" w:hanging="360"/>
      </w:pPr>
    </w:lvl>
    <w:lvl w:ilvl="4" w:tplc="EBF47C6A">
      <w:start w:val="1"/>
      <w:numFmt w:val="lowerLetter"/>
      <w:lvlText w:val="%5."/>
      <w:lvlJc w:val="left"/>
      <w:pPr>
        <w:ind w:left="3600" w:hanging="360"/>
      </w:pPr>
    </w:lvl>
    <w:lvl w:ilvl="5" w:tplc="63EAA756">
      <w:start w:val="1"/>
      <w:numFmt w:val="lowerRoman"/>
      <w:lvlText w:val="%6."/>
      <w:lvlJc w:val="right"/>
      <w:pPr>
        <w:ind w:left="4320" w:hanging="180"/>
      </w:pPr>
    </w:lvl>
    <w:lvl w:ilvl="6" w:tplc="117E70B6">
      <w:start w:val="1"/>
      <w:numFmt w:val="decimal"/>
      <w:lvlText w:val="%7."/>
      <w:lvlJc w:val="left"/>
      <w:pPr>
        <w:ind w:left="5040" w:hanging="360"/>
      </w:pPr>
    </w:lvl>
    <w:lvl w:ilvl="7" w:tplc="5FD85264">
      <w:start w:val="1"/>
      <w:numFmt w:val="lowerLetter"/>
      <w:lvlText w:val="%8."/>
      <w:lvlJc w:val="left"/>
      <w:pPr>
        <w:ind w:left="5760" w:hanging="360"/>
      </w:pPr>
    </w:lvl>
    <w:lvl w:ilvl="8" w:tplc="42702A36">
      <w:start w:val="1"/>
      <w:numFmt w:val="lowerRoman"/>
      <w:lvlText w:val="%9."/>
      <w:lvlJc w:val="right"/>
      <w:pPr>
        <w:ind w:left="6480" w:hanging="180"/>
      </w:pPr>
    </w:lvl>
  </w:abstractNum>
  <w:abstractNum w:abstractNumId="27" w15:restartNumberingAfterBreak="0">
    <w:nsid w:val="3D662E7C"/>
    <w:multiLevelType w:val="hybridMultilevel"/>
    <w:tmpl w:val="2AB81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9B37E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413C686E"/>
    <w:multiLevelType w:val="hybridMultilevel"/>
    <w:tmpl w:val="FFFFFFFF"/>
    <w:lvl w:ilvl="0" w:tplc="23969A96">
      <w:start w:val="1"/>
      <w:numFmt w:val="upperRoman"/>
      <w:lvlText w:val="%1."/>
      <w:lvlJc w:val="right"/>
      <w:pPr>
        <w:ind w:left="720" w:hanging="360"/>
      </w:pPr>
    </w:lvl>
    <w:lvl w:ilvl="1" w:tplc="0E1EFAC2">
      <w:start w:val="1"/>
      <w:numFmt w:val="lowerLetter"/>
      <w:lvlText w:val="%2."/>
      <w:lvlJc w:val="left"/>
      <w:pPr>
        <w:ind w:left="1440" w:hanging="360"/>
      </w:pPr>
    </w:lvl>
    <w:lvl w:ilvl="2" w:tplc="7D885700">
      <w:start w:val="1"/>
      <w:numFmt w:val="lowerRoman"/>
      <w:lvlText w:val="%3."/>
      <w:lvlJc w:val="right"/>
      <w:pPr>
        <w:ind w:left="2160" w:hanging="180"/>
      </w:pPr>
    </w:lvl>
    <w:lvl w:ilvl="3" w:tplc="FE024438">
      <w:start w:val="1"/>
      <w:numFmt w:val="decimal"/>
      <w:lvlText w:val="%4."/>
      <w:lvlJc w:val="left"/>
      <w:pPr>
        <w:ind w:left="2880" w:hanging="360"/>
      </w:pPr>
    </w:lvl>
    <w:lvl w:ilvl="4" w:tplc="96A23DA2">
      <w:start w:val="1"/>
      <w:numFmt w:val="lowerLetter"/>
      <w:lvlText w:val="%5."/>
      <w:lvlJc w:val="left"/>
      <w:pPr>
        <w:ind w:left="3600" w:hanging="360"/>
      </w:pPr>
    </w:lvl>
    <w:lvl w:ilvl="5" w:tplc="D90C481C">
      <w:start w:val="1"/>
      <w:numFmt w:val="lowerRoman"/>
      <w:lvlText w:val="%6."/>
      <w:lvlJc w:val="right"/>
      <w:pPr>
        <w:ind w:left="4320" w:hanging="180"/>
      </w:pPr>
    </w:lvl>
    <w:lvl w:ilvl="6" w:tplc="BBF2E604">
      <w:start w:val="1"/>
      <w:numFmt w:val="decimal"/>
      <w:lvlText w:val="%7."/>
      <w:lvlJc w:val="left"/>
      <w:pPr>
        <w:ind w:left="5040" w:hanging="360"/>
      </w:pPr>
    </w:lvl>
    <w:lvl w:ilvl="7" w:tplc="CFA0E938">
      <w:start w:val="1"/>
      <w:numFmt w:val="lowerLetter"/>
      <w:lvlText w:val="%8."/>
      <w:lvlJc w:val="left"/>
      <w:pPr>
        <w:ind w:left="5760" w:hanging="360"/>
      </w:pPr>
    </w:lvl>
    <w:lvl w:ilvl="8" w:tplc="932809A4">
      <w:start w:val="1"/>
      <w:numFmt w:val="lowerRoman"/>
      <w:lvlText w:val="%9."/>
      <w:lvlJc w:val="right"/>
      <w:pPr>
        <w:ind w:left="6480" w:hanging="180"/>
      </w:pPr>
    </w:lvl>
  </w:abstractNum>
  <w:abstractNum w:abstractNumId="30" w15:restartNumberingAfterBreak="0">
    <w:nsid w:val="43A317F1"/>
    <w:multiLevelType w:val="hybridMultilevel"/>
    <w:tmpl w:val="FFFFFFFF"/>
    <w:lvl w:ilvl="0" w:tplc="7DA83B84">
      <w:start w:val="1"/>
      <w:numFmt w:val="upperRoman"/>
      <w:lvlText w:val="%1."/>
      <w:lvlJc w:val="right"/>
      <w:pPr>
        <w:ind w:left="720" w:hanging="360"/>
      </w:pPr>
    </w:lvl>
    <w:lvl w:ilvl="1" w:tplc="C2D28202">
      <w:start w:val="1"/>
      <w:numFmt w:val="lowerLetter"/>
      <w:lvlText w:val="%2."/>
      <w:lvlJc w:val="left"/>
      <w:pPr>
        <w:ind w:left="1440" w:hanging="360"/>
      </w:pPr>
    </w:lvl>
    <w:lvl w:ilvl="2" w:tplc="1C5C4430">
      <w:start w:val="1"/>
      <w:numFmt w:val="lowerRoman"/>
      <w:lvlText w:val="%3."/>
      <w:lvlJc w:val="right"/>
      <w:pPr>
        <w:ind w:left="2160" w:hanging="180"/>
      </w:pPr>
    </w:lvl>
    <w:lvl w:ilvl="3" w:tplc="655CD5BA">
      <w:start w:val="1"/>
      <w:numFmt w:val="decimal"/>
      <w:lvlText w:val="%4."/>
      <w:lvlJc w:val="left"/>
      <w:pPr>
        <w:ind w:left="2880" w:hanging="360"/>
      </w:pPr>
    </w:lvl>
    <w:lvl w:ilvl="4" w:tplc="C12C3796">
      <w:start w:val="1"/>
      <w:numFmt w:val="lowerLetter"/>
      <w:lvlText w:val="%5."/>
      <w:lvlJc w:val="left"/>
      <w:pPr>
        <w:ind w:left="3600" w:hanging="360"/>
      </w:pPr>
    </w:lvl>
    <w:lvl w:ilvl="5" w:tplc="DF6A8EC0">
      <w:start w:val="1"/>
      <w:numFmt w:val="lowerRoman"/>
      <w:lvlText w:val="%6."/>
      <w:lvlJc w:val="right"/>
      <w:pPr>
        <w:ind w:left="4320" w:hanging="180"/>
      </w:pPr>
    </w:lvl>
    <w:lvl w:ilvl="6" w:tplc="E7D21C96">
      <w:start w:val="1"/>
      <w:numFmt w:val="decimal"/>
      <w:lvlText w:val="%7."/>
      <w:lvlJc w:val="left"/>
      <w:pPr>
        <w:ind w:left="5040" w:hanging="360"/>
      </w:pPr>
    </w:lvl>
    <w:lvl w:ilvl="7" w:tplc="2DD6EF28">
      <w:start w:val="1"/>
      <w:numFmt w:val="lowerLetter"/>
      <w:lvlText w:val="%8."/>
      <w:lvlJc w:val="left"/>
      <w:pPr>
        <w:ind w:left="5760" w:hanging="360"/>
      </w:pPr>
    </w:lvl>
    <w:lvl w:ilvl="8" w:tplc="65ACE6C2">
      <w:start w:val="1"/>
      <w:numFmt w:val="lowerRoman"/>
      <w:lvlText w:val="%9."/>
      <w:lvlJc w:val="right"/>
      <w:pPr>
        <w:ind w:left="6480" w:hanging="180"/>
      </w:pPr>
    </w:lvl>
  </w:abstractNum>
  <w:abstractNum w:abstractNumId="31" w15:restartNumberingAfterBreak="0">
    <w:nsid w:val="50AC1878"/>
    <w:multiLevelType w:val="hybridMultilevel"/>
    <w:tmpl w:val="FFFFFFFF"/>
    <w:lvl w:ilvl="0" w:tplc="B662846E">
      <w:start w:val="1"/>
      <w:numFmt w:val="decimal"/>
      <w:lvlText w:val="%1."/>
      <w:lvlJc w:val="left"/>
      <w:pPr>
        <w:ind w:left="720" w:hanging="360"/>
      </w:pPr>
    </w:lvl>
    <w:lvl w:ilvl="1" w:tplc="D1CAF0FA">
      <w:start w:val="1"/>
      <w:numFmt w:val="lowerLetter"/>
      <w:lvlText w:val="%2."/>
      <w:lvlJc w:val="left"/>
      <w:pPr>
        <w:ind w:left="1440" w:hanging="360"/>
      </w:pPr>
    </w:lvl>
    <w:lvl w:ilvl="2" w:tplc="5B3C9214">
      <w:start w:val="1"/>
      <w:numFmt w:val="lowerRoman"/>
      <w:lvlText w:val="%3."/>
      <w:lvlJc w:val="right"/>
      <w:pPr>
        <w:ind w:left="2160" w:hanging="180"/>
      </w:pPr>
    </w:lvl>
    <w:lvl w:ilvl="3" w:tplc="9AA08996">
      <w:start w:val="1"/>
      <w:numFmt w:val="decimal"/>
      <w:lvlText w:val="%4."/>
      <w:lvlJc w:val="left"/>
      <w:pPr>
        <w:ind w:left="2880" w:hanging="360"/>
      </w:pPr>
    </w:lvl>
    <w:lvl w:ilvl="4" w:tplc="DA322DBE">
      <w:start w:val="1"/>
      <w:numFmt w:val="lowerLetter"/>
      <w:lvlText w:val="%5."/>
      <w:lvlJc w:val="left"/>
      <w:pPr>
        <w:ind w:left="3600" w:hanging="360"/>
      </w:pPr>
    </w:lvl>
    <w:lvl w:ilvl="5" w:tplc="2D94011A">
      <w:start w:val="1"/>
      <w:numFmt w:val="lowerRoman"/>
      <w:lvlText w:val="%6."/>
      <w:lvlJc w:val="right"/>
      <w:pPr>
        <w:ind w:left="4320" w:hanging="180"/>
      </w:pPr>
    </w:lvl>
    <w:lvl w:ilvl="6" w:tplc="97B6C5F6">
      <w:start w:val="1"/>
      <w:numFmt w:val="decimal"/>
      <w:lvlText w:val="%7."/>
      <w:lvlJc w:val="left"/>
      <w:pPr>
        <w:ind w:left="5040" w:hanging="360"/>
      </w:pPr>
    </w:lvl>
    <w:lvl w:ilvl="7" w:tplc="213A3050">
      <w:start w:val="1"/>
      <w:numFmt w:val="lowerLetter"/>
      <w:lvlText w:val="%8."/>
      <w:lvlJc w:val="left"/>
      <w:pPr>
        <w:ind w:left="5760" w:hanging="360"/>
      </w:pPr>
    </w:lvl>
    <w:lvl w:ilvl="8" w:tplc="D1A2CB28">
      <w:start w:val="1"/>
      <w:numFmt w:val="lowerRoman"/>
      <w:lvlText w:val="%9."/>
      <w:lvlJc w:val="right"/>
      <w:pPr>
        <w:ind w:left="6480" w:hanging="180"/>
      </w:pPr>
    </w:lvl>
  </w:abstractNum>
  <w:abstractNum w:abstractNumId="32" w15:restartNumberingAfterBreak="0">
    <w:nsid w:val="536A54E8"/>
    <w:multiLevelType w:val="hybridMultilevel"/>
    <w:tmpl w:val="FFFFFFFF"/>
    <w:lvl w:ilvl="0" w:tplc="FF8AFF3C">
      <w:start w:val="1"/>
      <w:numFmt w:val="bullet"/>
      <w:lvlText w:val=""/>
      <w:lvlJc w:val="left"/>
      <w:pPr>
        <w:ind w:left="720" w:hanging="360"/>
      </w:pPr>
      <w:rPr>
        <w:rFonts w:ascii="Symbol" w:hAnsi="Symbol" w:hint="default"/>
      </w:rPr>
    </w:lvl>
    <w:lvl w:ilvl="1" w:tplc="56D0F1F6">
      <w:start w:val="1"/>
      <w:numFmt w:val="bullet"/>
      <w:lvlText w:val="o"/>
      <w:lvlJc w:val="left"/>
      <w:pPr>
        <w:ind w:left="1440" w:hanging="360"/>
      </w:pPr>
      <w:rPr>
        <w:rFonts w:ascii="Courier New" w:hAnsi="Courier New" w:hint="default"/>
      </w:rPr>
    </w:lvl>
    <w:lvl w:ilvl="2" w:tplc="16A62CEE">
      <w:start w:val="1"/>
      <w:numFmt w:val="bullet"/>
      <w:lvlText w:val=""/>
      <w:lvlJc w:val="left"/>
      <w:pPr>
        <w:ind w:left="2160" w:hanging="360"/>
      </w:pPr>
      <w:rPr>
        <w:rFonts w:ascii="Wingdings" w:hAnsi="Wingdings" w:hint="default"/>
      </w:rPr>
    </w:lvl>
    <w:lvl w:ilvl="3" w:tplc="07300614">
      <w:start w:val="1"/>
      <w:numFmt w:val="bullet"/>
      <w:lvlText w:val=""/>
      <w:lvlJc w:val="left"/>
      <w:pPr>
        <w:ind w:left="2880" w:hanging="360"/>
      </w:pPr>
      <w:rPr>
        <w:rFonts w:ascii="Symbol" w:hAnsi="Symbol" w:hint="default"/>
      </w:rPr>
    </w:lvl>
    <w:lvl w:ilvl="4" w:tplc="77EAB6C2">
      <w:start w:val="1"/>
      <w:numFmt w:val="bullet"/>
      <w:lvlText w:val="o"/>
      <w:lvlJc w:val="left"/>
      <w:pPr>
        <w:ind w:left="3600" w:hanging="360"/>
      </w:pPr>
      <w:rPr>
        <w:rFonts w:ascii="Courier New" w:hAnsi="Courier New" w:hint="default"/>
      </w:rPr>
    </w:lvl>
    <w:lvl w:ilvl="5" w:tplc="AE5CB0AE">
      <w:start w:val="1"/>
      <w:numFmt w:val="bullet"/>
      <w:lvlText w:val=""/>
      <w:lvlJc w:val="left"/>
      <w:pPr>
        <w:ind w:left="4320" w:hanging="360"/>
      </w:pPr>
      <w:rPr>
        <w:rFonts w:ascii="Wingdings" w:hAnsi="Wingdings" w:hint="default"/>
      </w:rPr>
    </w:lvl>
    <w:lvl w:ilvl="6" w:tplc="B7B061F4">
      <w:start w:val="1"/>
      <w:numFmt w:val="bullet"/>
      <w:lvlText w:val=""/>
      <w:lvlJc w:val="left"/>
      <w:pPr>
        <w:ind w:left="5040" w:hanging="360"/>
      </w:pPr>
      <w:rPr>
        <w:rFonts w:ascii="Symbol" w:hAnsi="Symbol" w:hint="default"/>
      </w:rPr>
    </w:lvl>
    <w:lvl w:ilvl="7" w:tplc="578ADCC4">
      <w:start w:val="1"/>
      <w:numFmt w:val="bullet"/>
      <w:lvlText w:val="o"/>
      <w:lvlJc w:val="left"/>
      <w:pPr>
        <w:ind w:left="5760" w:hanging="360"/>
      </w:pPr>
      <w:rPr>
        <w:rFonts w:ascii="Courier New" w:hAnsi="Courier New" w:hint="default"/>
      </w:rPr>
    </w:lvl>
    <w:lvl w:ilvl="8" w:tplc="DFE4C35E">
      <w:start w:val="1"/>
      <w:numFmt w:val="bullet"/>
      <w:lvlText w:val=""/>
      <w:lvlJc w:val="left"/>
      <w:pPr>
        <w:ind w:left="6480" w:hanging="360"/>
      </w:pPr>
      <w:rPr>
        <w:rFonts w:ascii="Wingdings" w:hAnsi="Wingdings" w:hint="default"/>
      </w:rPr>
    </w:lvl>
  </w:abstractNum>
  <w:abstractNum w:abstractNumId="33" w15:restartNumberingAfterBreak="0">
    <w:nsid w:val="55E44FDC"/>
    <w:multiLevelType w:val="hybridMultilevel"/>
    <w:tmpl w:val="FFFFFFFF"/>
    <w:lvl w:ilvl="0" w:tplc="0510877C">
      <w:start w:val="1"/>
      <w:numFmt w:val="bullet"/>
      <w:lvlText w:val=""/>
      <w:lvlJc w:val="left"/>
      <w:pPr>
        <w:ind w:left="720" w:hanging="360"/>
      </w:pPr>
      <w:rPr>
        <w:rFonts w:ascii="Symbol" w:hAnsi="Symbol" w:hint="default"/>
      </w:rPr>
    </w:lvl>
    <w:lvl w:ilvl="1" w:tplc="1BF02716">
      <w:start w:val="1"/>
      <w:numFmt w:val="bullet"/>
      <w:lvlText w:val="o"/>
      <w:lvlJc w:val="left"/>
      <w:pPr>
        <w:ind w:left="1440" w:hanging="360"/>
      </w:pPr>
      <w:rPr>
        <w:rFonts w:ascii="Courier New" w:hAnsi="Courier New" w:hint="default"/>
      </w:rPr>
    </w:lvl>
    <w:lvl w:ilvl="2" w:tplc="BA6C5BE2">
      <w:start w:val="1"/>
      <w:numFmt w:val="bullet"/>
      <w:lvlText w:val=""/>
      <w:lvlJc w:val="left"/>
      <w:pPr>
        <w:ind w:left="2160" w:hanging="360"/>
      </w:pPr>
      <w:rPr>
        <w:rFonts w:ascii="Wingdings" w:hAnsi="Wingdings" w:hint="default"/>
      </w:rPr>
    </w:lvl>
    <w:lvl w:ilvl="3" w:tplc="44086EAE">
      <w:start w:val="1"/>
      <w:numFmt w:val="bullet"/>
      <w:lvlText w:val=""/>
      <w:lvlJc w:val="left"/>
      <w:pPr>
        <w:ind w:left="2880" w:hanging="360"/>
      </w:pPr>
      <w:rPr>
        <w:rFonts w:ascii="Symbol" w:hAnsi="Symbol" w:hint="default"/>
      </w:rPr>
    </w:lvl>
    <w:lvl w:ilvl="4" w:tplc="67128688">
      <w:start w:val="1"/>
      <w:numFmt w:val="bullet"/>
      <w:lvlText w:val="o"/>
      <w:lvlJc w:val="left"/>
      <w:pPr>
        <w:ind w:left="3600" w:hanging="360"/>
      </w:pPr>
      <w:rPr>
        <w:rFonts w:ascii="Courier New" w:hAnsi="Courier New" w:hint="default"/>
      </w:rPr>
    </w:lvl>
    <w:lvl w:ilvl="5" w:tplc="92705568">
      <w:start w:val="1"/>
      <w:numFmt w:val="bullet"/>
      <w:lvlText w:val=""/>
      <w:lvlJc w:val="left"/>
      <w:pPr>
        <w:ind w:left="4320" w:hanging="360"/>
      </w:pPr>
      <w:rPr>
        <w:rFonts w:ascii="Wingdings" w:hAnsi="Wingdings" w:hint="default"/>
      </w:rPr>
    </w:lvl>
    <w:lvl w:ilvl="6" w:tplc="F108556A">
      <w:start w:val="1"/>
      <w:numFmt w:val="bullet"/>
      <w:lvlText w:val=""/>
      <w:lvlJc w:val="left"/>
      <w:pPr>
        <w:ind w:left="5040" w:hanging="360"/>
      </w:pPr>
      <w:rPr>
        <w:rFonts w:ascii="Symbol" w:hAnsi="Symbol" w:hint="default"/>
      </w:rPr>
    </w:lvl>
    <w:lvl w:ilvl="7" w:tplc="58504828">
      <w:start w:val="1"/>
      <w:numFmt w:val="bullet"/>
      <w:lvlText w:val="o"/>
      <w:lvlJc w:val="left"/>
      <w:pPr>
        <w:ind w:left="5760" w:hanging="360"/>
      </w:pPr>
      <w:rPr>
        <w:rFonts w:ascii="Courier New" w:hAnsi="Courier New" w:hint="default"/>
      </w:rPr>
    </w:lvl>
    <w:lvl w:ilvl="8" w:tplc="91FAAFC6">
      <w:start w:val="1"/>
      <w:numFmt w:val="bullet"/>
      <w:lvlText w:val=""/>
      <w:lvlJc w:val="left"/>
      <w:pPr>
        <w:ind w:left="6480" w:hanging="360"/>
      </w:pPr>
      <w:rPr>
        <w:rFonts w:ascii="Wingdings" w:hAnsi="Wingdings" w:hint="default"/>
      </w:rPr>
    </w:lvl>
  </w:abstractNum>
  <w:abstractNum w:abstractNumId="34" w15:restartNumberingAfterBreak="0">
    <w:nsid w:val="5BCC707D"/>
    <w:multiLevelType w:val="hybridMultilevel"/>
    <w:tmpl w:val="FFFFFFFF"/>
    <w:lvl w:ilvl="0" w:tplc="84DEB070">
      <w:start w:val="1"/>
      <w:numFmt w:val="bullet"/>
      <w:lvlText w:val=""/>
      <w:lvlJc w:val="left"/>
      <w:pPr>
        <w:ind w:left="720" w:hanging="360"/>
      </w:pPr>
      <w:rPr>
        <w:rFonts w:ascii="Symbol" w:hAnsi="Symbol" w:hint="default"/>
      </w:rPr>
    </w:lvl>
    <w:lvl w:ilvl="1" w:tplc="5C70B5C8">
      <w:start w:val="1"/>
      <w:numFmt w:val="bullet"/>
      <w:lvlText w:val="o"/>
      <w:lvlJc w:val="left"/>
      <w:pPr>
        <w:ind w:left="1440" w:hanging="360"/>
      </w:pPr>
      <w:rPr>
        <w:rFonts w:ascii="Courier New" w:hAnsi="Courier New" w:hint="default"/>
      </w:rPr>
    </w:lvl>
    <w:lvl w:ilvl="2" w:tplc="4C523E88">
      <w:start w:val="1"/>
      <w:numFmt w:val="bullet"/>
      <w:lvlText w:val=""/>
      <w:lvlJc w:val="left"/>
      <w:pPr>
        <w:ind w:left="2160" w:hanging="360"/>
      </w:pPr>
      <w:rPr>
        <w:rFonts w:ascii="Wingdings" w:hAnsi="Wingdings" w:hint="default"/>
      </w:rPr>
    </w:lvl>
    <w:lvl w:ilvl="3" w:tplc="4CC47CFC">
      <w:start w:val="1"/>
      <w:numFmt w:val="bullet"/>
      <w:lvlText w:val=""/>
      <w:lvlJc w:val="left"/>
      <w:pPr>
        <w:ind w:left="2880" w:hanging="360"/>
      </w:pPr>
      <w:rPr>
        <w:rFonts w:ascii="Symbol" w:hAnsi="Symbol" w:hint="default"/>
      </w:rPr>
    </w:lvl>
    <w:lvl w:ilvl="4" w:tplc="2B38508A">
      <w:start w:val="1"/>
      <w:numFmt w:val="bullet"/>
      <w:lvlText w:val="o"/>
      <w:lvlJc w:val="left"/>
      <w:pPr>
        <w:ind w:left="3600" w:hanging="360"/>
      </w:pPr>
      <w:rPr>
        <w:rFonts w:ascii="Courier New" w:hAnsi="Courier New" w:hint="default"/>
      </w:rPr>
    </w:lvl>
    <w:lvl w:ilvl="5" w:tplc="26A01FC2">
      <w:start w:val="1"/>
      <w:numFmt w:val="bullet"/>
      <w:lvlText w:val=""/>
      <w:lvlJc w:val="left"/>
      <w:pPr>
        <w:ind w:left="4320" w:hanging="360"/>
      </w:pPr>
      <w:rPr>
        <w:rFonts w:ascii="Wingdings" w:hAnsi="Wingdings" w:hint="default"/>
      </w:rPr>
    </w:lvl>
    <w:lvl w:ilvl="6" w:tplc="CA00E3CA">
      <w:start w:val="1"/>
      <w:numFmt w:val="bullet"/>
      <w:lvlText w:val=""/>
      <w:lvlJc w:val="left"/>
      <w:pPr>
        <w:ind w:left="5040" w:hanging="360"/>
      </w:pPr>
      <w:rPr>
        <w:rFonts w:ascii="Symbol" w:hAnsi="Symbol" w:hint="default"/>
      </w:rPr>
    </w:lvl>
    <w:lvl w:ilvl="7" w:tplc="6BE487F8">
      <w:start w:val="1"/>
      <w:numFmt w:val="bullet"/>
      <w:lvlText w:val="o"/>
      <w:lvlJc w:val="left"/>
      <w:pPr>
        <w:ind w:left="5760" w:hanging="360"/>
      </w:pPr>
      <w:rPr>
        <w:rFonts w:ascii="Courier New" w:hAnsi="Courier New" w:hint="default"/>
      </w:rPr>
    </w:lvl>
    <w:lvl w:ilvl="8" w:tplc="C37619E6">
      <w:start w:val="1"/>
      <w:numFmt w:val="bullet"/>
      <w:lvlText w:val=""/>
      <w:lvlJc w:val="left"/>
      <w:pPr>
        <w:ind w:left="6480" w:hanging="360"/>
      </w:pPr>
      <w:rPr>
        <w:rFonts w:ascii="Wingdings" w:hAnsi="Wingdings" w:hint="default"/>
      </w:rPr>
    </w:lvl>
  </w:abstractNum>
  <w:abstractNum w:abstractNumId="35" w15:restartNumberingAfterBreak="0">
    <w:nsid w:val="5BE9374D"/>
    <w:multiLevelType w:val="hybridMultilevel"/>
    <w:tmpl w:val="FFFFFFFF"/>
    <w:lvl w:ilvl="0" w:tplc="9A9CF0F4">
      <w:start w:val="1"/>
      <w:numFmt w:val="decimal"/>
      <w:lvlText w:val="%1."/>
      <w:lvlJc w:val="left"/>
      <w:pPr>
        <w:ind w:left="720" w:hanging="360"/>
      </w:pPr>
    </w:lvl>
    <w:lvl w:ilvl="1" w:tplc="45E016A0">
      <w:start w:val="1"/>
      <w:numFmt w:val="lowerLetter"/>
      <w:lvlText w:val="%2."/>
      <w:lvlJc w:val="left"/>
      <w:pPr>
        <w:ind w:left="1440" w:hanging="360"/>
      </w:pPr>
    </w:lvl>
    <w:lvl w:ilvl="2" w:tplc="70165F3E">
      <w:start w:val="1"/>
      <w:numFmt w:val="lowerRoman"/>
      <w:lvlText w:val="%3."/>
      <w:lvlJc w:val="right"/>
      <w:pPr>
        <w:ind w:left="2160" w:hanging="180"/>
      </w:pPr>
    </w:lvl>
    <w:lvl w:ilvl="3" w:tplc="436C149E">
      <w:start w:val="1"/>
      <w:numFmt w:val="decimal"/>
      <w:lvlText w:val="%4."/>
      <w:lvlJc w:val="left"/>
      <w:pPr>
        <w:ind w:left="2880" w:hanging="360"/>
      </w:pPr>
    </w:lvl>
    <w:lvl w:ilvl="4" w:tplc="3C8894CE">
      <w:start w:val="1"/>
      <w:numFmt w:val="lowerLetter"/>
      <w:lvlText w:val="%5."/>
      <w:lvlJc w:val="left"/>
      <w:pPr>
        <w:ind w:left="3600" w:hanging="360"/>
      </w:pPr>
    </w:lvl>
    <w:lvl w:ilvl="5" w:tplc="259C4990">
      <w:start w:val="1"/>
      <w:numFmt w:val="lowerRoman"/>
      <w:lvlText w:val="%6."/>
      <w:lvlJc w:val="right"/>
      <w:pPr>
        <w:ind w:left="4320" w:hanging="180"/>
      </w:pPr>
    </w:lvl>
    <w:lvl w:ilvl="6" w:tplc="8FD69F1C">
      <w:start w:val="1"/>
      <w:numFmt w:val="decimal"/>
      <w:lvlText w:val="%7."/>
      <w:lvlJc w:val="left"/>
      <w:pPr>
        <w:ind w:left="5040" w:hanging="360"/>
      </w:pPr>
    </w:lvl>
    <w:lvl w:ilvl="7" w:tplc="85684F9E">
      <w:start w:val="1"/>
      <w:numFmt w:val="lowerLetter"/>
      <w:lvlText w:val="%8."/>
      <w:lvlJc w:val="left"/>
      <w:pPr>
        <w:ind w:left="5760" w:hanging="360"/>
      </w:pPr>
    </w:lvl>
    <w:lvl w:ilvl="8" w:tplc="D2FED486">
      <w:start w:val="1"/>
      <w:numFmt w:val="lowerRoman"/>
      <w:lvlText w:val="%9."/>
      <w:lvlJc w:val="right"/>
      <w:pPr>
        <w:ind w:left="6480" w:hanging="180"/>
      </w:pPr>
    </w:lvl>
  </w:abstractNum>
  <w:abstractNum w:abstractNumId="36" w15:restartNumberingAfterBreak="0">
    <w:nsid w:val="5CDB1A94"/>
    <w:multiLevelType w:val="hybridMultilevel"/>
    <w:tmpl w:val="FFFFFFFF"/>
    <w:lvl w:ilvl="0" w:tplc="AA0ACA32">
      <w:start w:val="1"/>
      <w:numFmt w:val="bullet"/>
      <w:lvlText w:val="·"/>
      <w:lvlJc w:val="left"/>
      <w:pPr>
        <w:ind w:left="720" w:hanging="360"/>
      </w:pPr>
      <w:rPr>
        <w:rFonts w:ascii="Symbol" w:hAnsi="Symbol" w:hint="default"/>
      </w:rPr>
    </w:lvl>
    <w:lvl w:ilvl="1" w:tplc="9552E3F0">
      <w:start w:val="1"/>
      <w:numFmt w:val="bullet"/>
      <w:lvlText w:val="o"/>
      <w:lvlJc w:val="left"/>
      <w:pPr>
        <w:ind w:left="1440" w:hanging="360"/>
      </w:pPr>
      <w:rPr>
        <w:rFonts w:ascii="Courier New" w:hAnsi="Courier New" w:hint="default"/>
      </w:rPr>
    </w:lvl>
    <w:lvl w:ilvl="2" w:tplc="3392CFD6">
      <w:start w:val="1"/>
      <w:numFmt w:val="bullet"/>
      <w:lvlText w:val=""/>
      <w:lvlJc w:val="left"/>
      <w:pPr>
        <w:ind w:left="2160" w:hanging="360"/>
      </w:pPr>
      <w:rPr>
        <w:rFonts w:ascii="Wingdings" w:hAnsi="Wingdings" w:hint="default"/>
      </w:rPr>
    </w:lvl>
    <w:lvl w:ilvl="3" w:tplc="D070E58E">
      <w:start w:val="1"/>
      <w:numFmt w:val="bullet"/>
      <w:lvlText w:val=""/>
      <w:lvlJc w:val="left"/>
      <w:pPr>
        <w:ind w:left="2880" w:hanging="360"/>
      </w:pPr>
      <w:rPr>
        <w:rFonts w:ascii="Symbol" w:hAnsi="Symbol" w:hint="default"/>
      </w:rPr>
    </w:lvl>
    <w:lvl w:ilvl="4" w:tplc="3756583A">
      <w:start w:val="1"/>
      <w:numFmt w:val="bullet"/>
      <w:lvlText w:val="o"/>
      <w:lvlJc w:val="left"/>
      <w:pPr>
        <w:ind w:left="3600" w:hanging="360"/>
      </w:pPr>
      <w:rPr>
        <w:rFonts w:ascii="Courier New" w:hAnsi="Courier New" w:hint="default"/>
      </w:rPr>
    </w:lvl>
    <w:lvl w:ilvl="5" w:tplc="0B6A39B0">
      <w:start w:val="1"/>
      <w:numFmt w:val="bullet"/>
      <w:lvlText w:val=""/>
      <w:lvlJc w:val="left"/>
      <w:pPr>
        <w:ind w:left="4320" w:hanging="360"/>
      </w:pPr>
      <w:rPr>
        <w:rFonts w:ascii="Wingdings" w:hAnsi="Wingdings" w:hint="default"/>
      </w:rPr>
    </w:lvl>
    <w:lvl w:ilvl="6" w:tplc="A400428C">
      <w:start w:val="1"/>
      <w:numFmt w:val="bullet"/>
      <w:lvlText w:val=""/>
      <w:lvlJc w:val="left"/>
      <w:pPr>
        <w:ind w:left="5040" w:hanging="360"/>
      </w:pPr>
      <w:rPr>
        <w:rFonts w:ascii="Symbol" w:hAnsi="Symbol" w:hint="default"/>
      </w:rPr>
    </w:lvl>
    <w:lvl w:ilvl="7" w:tplc="475288A6">
      <w:start w:val="1"/>
      <w:numFmt w:val="bullet"/>
      <w:lvlText w:val="o"/>
      <w:lvlJc w:val="left"/>
      <w:pPr>
        <w:ind w:left="5760" w:hanging="360"/>
      </w:pPr>
      <w:rPr>
        <w:rFonts w:ascii="Courier New" w:hAnsi="Courier New" w:hint="default"/>
      </w:rPr>
    </w:lvl>
    <w:lvl w:ilvl="8" w:tplc="CA023E84">
      <w:start w:val="1"/>
      <w:numFmt w:val="bullet"/>
      <w:lvlText w:val=""/>
      <w:lvlJc w:val="left"/>
      <w:pPr>
        <w:ind w:left="6480" w:hanging="360"/>
      </w:pPr>
      <w:rPr>
        <w:rFonts w:ascii="Wingdings" w:hAnsi="Wingdings" w:hint="default"/>
      </w:rPr>
    </w:lvl>
  </w:abstractNum>
  <w:abstractNum w:abstractNumId="37" w15:restartNumberingAfterBreak="0">
    <w:nsid w:val="615714C5"/>
    <w:multiLevelType w:val="hybridMultilevel"/>
    <w:tmpl w:val="FFFFFFFF"/>
    <w:lvl w:ilvl="0" w:tplc="DA06BE64">
      <w:start w:val="1"/>
      <w:numFmt w:val="bullet"/>
      <w:lvlText w:val=""/>
      <w:lvlJc w:val="left"/>
      <w:pPr>
        <w:ind w:left="720" w:hanging="360"/>
      </w:pPr>
      <w:rPr>
        <w:rFonts w:ascii="Symbol" w:hAnsi="Symbol" w:hint="default"/>
      </w:rPr>
    </w:lvl>
    <w:lvl w:ilvl="1" w:tplc="7F8A35B8">
      <w:start w:val="1"/>
      <w:numFmt w:val="bullet"/>
      <w:lvlText w:val="o"/>
      <w:lvlJc w:val="left"/>
      <w:pPr>
        <w:ind w:left="1440" w:hanging="360"/>
      </w:pPr>
      <w:rPr>
        <w:rFonts w:ascii="Courier New" w:hAnsi="Courier New" w:hint="default"/>
      </w:rPr>
    </w:lvl>
    <w:lvl w:ilvl="2" w:tplc="5B16F03E">
      <w:start w:val="1"/>
      <w:numFmt w:val="bullet"/>
      <w:lvlText w:val=""/>
      <w:lvlJc w:val="left"/>
      <w:pPr>
        <w:ind w:left="2160" w:hanging="360"/>
      </w:pPr>
      <w:rPr>
        <w:rFonts w:ascii="Wingdings" w:hAnsi="Wingdings" w:hint="default"/>
      </w:rPr>
    </w:lvl>
    <w:lvl w:ilvl="3" w:tplc="2662FBF4">
      <w:start w:val="1"/>
      <w:numFmt w:val="bullet"/>
      <w:lvlText w:val=""/>
      <w:lvlJc w:val="left"/>
      <w:pPr>
        <w:ind w:left="2880" w:hanging="360"/>
      </w:pPr>
      <w:rPr>
        <w:rFonts w:ascii="Symbol" w:hAnsi="Symbol" w:hint="default"/>
      </w:rPr>
    </w:lvl>
    <w:lvl w:ilvl="4" w:tplc="4718AF26">
      <w:start w:val="1"/>
      <w:numFmt w:val="bullet"/>
      <w:lvlText w:val="o"/>
      <w:lvlJc w:val="left"/>
      <w:pPr>
        <w:ind w:left="3600" w:hanging="360"/>
      </w:pPr>
      <w:rPr>
        <w:rFonts w:ascii="Courier New" w:hAnsi="Courier New" w:hint="default"/>
      </w:rPr>
    </w:lvl>
    <w:lvl w:ilvl="5" w:tplc="EBA0E45E">
      <w:start w:val="1"/>
      <w:numFmt w:val="bullet"/>
      <w:lvlText w:val=""/>
      <w:lvlJc w:val="left"/>
      <w:pPr>
        <w:ind w:left="4320" w:hanging="360"/>
      </w:pPr>
      <w:rPr>
        <w:rFonts w:ascii="Wingdings" w:hAnsi="Wingdings" w:hint="default"/>
      </w:rPr>
    </w:lvl>
    <w:lvl w:ilvl="6" w:tplc="9FC03970">
      <w:start w:val="1"/>
      <w:numFmt w:val="bullet"/>
      <w:lvlText w:val=""/>
      <w:lvlJc w:val="left"/>
      <w:pPr>
        <w:ind w:left="5040" w:hanging="360"/>
      </w:pPr>
      <w:rPr>
        <w:rFonts w:ascii="Symbol" w:hAnsi="Symbol" w:hint="default"/>
      </w:rPr>
    </w:lvl>
    <w:lvl w:ilvl="7" w:tplc="F5E85DCE">
      <w:start w:val="1"/>
      <w:numFmt w:val="bullet"/>
      <w:lvlText w:val="o"/>
      <w:lvlJc w:val="left"/>
      <w:pPr>
        <w:ind w:left="5760" w:hanging="360"/>
      </w:pPr>
      <w:rPr>
        <w:rFonts w:ascii="Courier New" w:hAnsi="Courier New" w:hint="default"/>
      </w:rPr>
    </w:lvl>
    <w:lvl w:ilvl="8" w:tplc="11C06AB6">
      <w:start w:val="1"/>
      <w:numFmt w:val="bullet"/>
      <w:lvlText w:val=""/>
      <w:lvlJc w:val="left"/>
      <w:pPr>
        <w:ind w:left="6480" w:hanging="360"/>
      </w:pPr>
      <w:rPr>
        <w:rFonts w:ascii="Wingdings" w:hAnsi="Wingdings" w:hint="default"/>
      </w:rPr>
    </w:lvl>
  </w:abstractNum>
  <w:abstractNum w:abstractNumId="38" w15:restartNumberingAfterBreak="0">
    <w:nsid w:val="627C73FA"/>
    <w:multiLevelType w:val="hybridMultilevel"/>
    <w:tmpl w:val="15D4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94729D"/>
    <w:multiLevelType w:val="hybridMultilevel"/>
    <w:tmpl w:val="DF401492"/>
    <w:lvl w:ilvl="0" w:tplc="0D56E19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33464D"/>
    <w:multiLevelType w:val="hybridMultilevel"/>
    <w:tmpl w:val="FFFFFFFF"/>
    <w:lvl w:ilvl="0" w:tplc="9596227E">
      <w:start w:val="1"/>
      <w:numFmt w:val="bullet"/>
      <w:lvlText w:val=""/>
      <w:lvlJc w:val="left"/>
      <w:pPr>
        <w:ind w:left="720" w:hanging="360"/>
      </w:pPr>
      <w:rPr>
        <w:rFonts w:ascii="Symbol" w:hAnsi="Symbol" w:hint="default"/>
      </w:rPr>
    </w:lvl>
    <w:lvl w:ilvl="1" w:tplc="8F3EC1EC">
      <w:start w:val="1"/>
      <w:numFmt w:val="bullet"/>
      <w:lvlText w:val="o"/>
      <w:lvlJc w:val="left"/>
      <w:pPr>
        <w:ind w:left="1440" w:hanging="360"/>
      </w:pPr>
      <w:rPr>
        <w:rFonts w:ascii="Courier New" w:hAnsi="Courier New" w:hint="default"/>
      </w:rPr>
    </w:lvl>
    <w:lvl w:ilvl="2" w:tplc="0DACBD34">
      <w:start w:val="1"/>
      <w:numFmt w:val="bullet"/>
      <w:lvlText w:val=""/>
      <w:lvlJc w:val="left"/>
      <w:pPr>
        <w:ind w:left="2160" w:hanging="360"/>
      </w:pPr>
      <w:rPr>
        <w:rFonts w:ascii="Wingdings" w:hAnsi="Wingdings" w:hint="default"/>
      </w:rPr>
    </w:lvl>
    <w:lvl w:ilvl="3" w:tplc="21FC0F0E">
      <w:start w:val="1"/>
      <w:numFmt w:val="bullet"/>
      <w:lvlText w:val=""/>
      <w:lvlJc w:val="left"/>
      <w:pPr>
        <w:ind w:left="2880" w:hanging="360"/>
      </w:pPr>
      <w:rPr>
        <w:rFonts w:ascii="Symbol" w:hAnsi="Symbol" w:hint="default"/>
      </w:rPr>
    </w:lvl>
    <w:lvl w:ilvl="4" w:tplc="DF16CE3A">
      <w:start w:val="1"/>
      <w:numFmt w:val="bullet"/>
      <w:lvlText w:val="o"/>
      <w:lvlJc w:val="left"/>
      <w:pPr>
        <w:ind w:left="3600" w:hanging="360"/>
      </w:pPr>
      <w:rPr>
        <w:rFonts w:ascii="Courier New" w:hAnsi="Courier New" w:hint="default"/>
      </w:rPr>
    </w:lvl>
    <w:lvl w:ilvl="5" w:tplc="1452DF8A">
      <w:start w:val="1"/>
      <w:numFmt w:val="bullet"/>
      <w:lvlText w:val=""/>
      <w:lvlJc w:val="left"/>
      <w:pPr>
        <w:ind w:left="4320" w:hanging="360"/>
      </w:pPr>
      <w:rPr>
        <w:rFonts w:ascii="Wingdings" w:hAnsi="Wingdings" w:hint="default"/>
      </w:rPr>
    </w:lvl>
    <w:lvl w:ilvl="6" w:tplc="6E7C1936">
      <w:start w:val="1"/>
      <w:numFmt w:val="bullet"/>
      <w:lvlText w:val=""/>
      <w:lvlJc w:val="left"/>
      <w:pPr>
        <w:ind w:left="5040" w:hanging="360"/>
      </w:pPr>
      <w:rPr>
        <w:rFonts w:ascii="Symbol" w:hAnsi="Symbol" w:hint="default"/>
      </w:rPr>
    </w:lvl>
    <w:lvl w:ilvl="7" w:tplc="7226B932">
      <w:start w:val="1"/>
      <w:numFmt w:val="bullet"/>
      <w:lvlText w:val="o"/>
      <w:lvlJc w:val="left"/>
      <w:pPr>
        <w:ind w:left="5760" w:hanging="360"/>
      </w:pPr>
      <w:rPr>
        <w:rFonts w:ascii="Courier New" w:hAnsi="Courier New" w:hint="default"/>
      </w:rPr>
    </w:lvl>
    <w:lvl w:ilvl="8" w:tplc="61FA247A">
      <w:start w:val="1"/>
      <w:numFmt w:val="bullet"/>
      <w:lvlText w:val=""/>
      <w:lvlJc w:val="left"/>
      <w:pPr>
        <w:ind w:left="6480" w:hanging="360"/>
      </w:pPr>
      <w:rPr>
        <w:rFonts w:ascii="Wingdings" w:hAnsi="Wingdings" w:hint="default"/>
      </w:rPr>
    </w:lvl>
  </w:abstractNum>
  <w:abstractNum w:abstractNumId="41" w15:restartNumberingAfterBreak="0">
    <w:nsid w:val="67EC0FE6"/>
    <w:multiLevelType w:val="hybridMultilevel"/>
    <w:tmpl w:val="FFFFFFFF"/>
    <w:lvl w:ilvl="0" w:tplc="4E8A7FBA">
      <w:start w:val="1"/>
      <w:numFmt w:val="bullet"/>
      <w:lvlText w:val=""/>
      <w:lvlJc w:val="left"/>
      <w:pPr>
        <w:ind w:left="720" w:hanging="360"/>
      </w:pPr>
      <w:rPr>
        <w:rFonts w:ascii="Symbol" w:hAnsi="Symbol" w:hint="default"/>
      </w:rPr>
    </w:lvl>
    <w:lvl w:ilvl="1" w:tplc="9292800C">
      <w:start w:val="1"/>
      <w:numFmt w:val="bullet"/>
      <w:lvlText w:val="o"/>
      <w:lvlJc w:val="left"/>
      <w:pPr>
        <w:ind w:left="1440" w:hanging="360"/>
      </w:pPr>
      <w:rPr>
        <w:rFonts w:ascii="Courier New" w:hAnsi="Courier New" w:hint="default"/>
      </w:rPr>
    </w:lvl>
    <w:lvl w:ilvl="2" w:tplc="CB50752E">
      <w:start w:val="1"/>
      <w:numFmt w:val="bullet"/>
      <w:lvlText w:val=""/>
      <w:lvlJc w:val="left"/>
      <w:pPr>
        <w:ind w:left="2160" w:hanging="360"/>
      </w:pPr>
      <w:rPr>
        <w:rFonts w:ascii="Wingdings" w:hAnsi="Wingdings" w:hint="default"/>
      </w:rPr>
    </w:lvl>
    <w:lvl w:ilvl="3" w:tplc="E93A16A2">
      <w:start w:val="1"/>
      <w:numFmt w:val="bullet"/>
      <w:lvlText w:val=""/>
      <w:lvlJc w:val="left"/>
      <w:pPr>
        <w:ind w:left="2880" w:hanging="360"/>
      </w:pPr>
      <w:rPr>
        <w:rFonts w:ascii="Symbol" w:hAnsi="Symbol" w:hint="default"/>
      </w:rPr>
    </w:lvl>
    <w:lvl w:ilvl="4" w:tplc="A9C8FCDA">
      <w:start w:val="1"/>
      <w:numFmt w:val="bullet"/>
      <w:lvlText w:val="o"/>
      <w:lvlJc w:val="left"/>
      <w:pPr>
        <w:ind w:left="3600" w:hanging="360"/>
      </w:pPr>
      <w:rPr>
        <w:rFonts w:ascii="Courier New" w:hAnsi="Courier New" w:hint="default"/>
      </w:rPr>
    </w:lvl>
    <w:lvl w:ilvl="5" w:tplc="C4301D82">
      <w:start w:val="1"/>
      <w:numFmt w:val="bullet"/>
      <w:lvlText w:val=""/>
      <w:lvlJc w:val="left"/>
      <w:pPr>
        <w:ind w:left="4320" w:hanging="360"/>
      </w:pPr>
      <w:rPr>
        <w:rFonts w:ascii="Wingdings" w:hAnsi="Wingdings" w:hint="default"/>
      </w:rPr>
    </w:lvl>
    <w:lvl w:ilvl="6" w:tplc="5A82AE92">
      <w:start w:val="1"/>
      <w:numFmt w:val="bullet"/>
      <w:lvlText w:val=""/>
      <w:lvlJc w:val="left"/>
      <w:pPr>
        <w:ind w:left="5040" w:hanging="360"/>
      </w:pPr>
      <w:rPr>
        <w:rFonts w:ascii="Symbol" w:hAnsi="Symbol" w:hint="default"/>
      </w:rPr>
    </w:lvl>
    <w:lvl w:ilvl="7" w:tplc="93C0D31E">
      <w:start w:val="1"/>
      <w:numFmt w:val="bullet"/>
      <w:lvlText w:val="o"/>
      <w:lvlJc w:val="left"/>
      <w:pPr>
        <w:ind w:left="5760" w:hanging="360"/>
      </w:pPr>
      <w:rPr>
        <w:rFonts w:ascii="Courier New" w:hAnsi="Courier New" w:hint="default"/>
      </w:rPr>
    </w:lvl>
    <w:lvl w:ilvl="8" w:tplc="DBDADE4E">
      <w:start w:val="1"/>
      <w:numFmt w:val="bullet"/>
      <w:lvlText w:val=""/>
      <w:lvlJc w:val="left"/>
      <w:pPr>
        <w:ind w:left="6480" w:hanging="360"/>
      </w:pPr>
      <w:rPr>
        <w:rFonts w:ascii="Wingdings" w:hAnsi="Wingdings" w:hint="default"/>
      </w:rPr>
    </w:lvl>
  </w:abstractNum>
  <w:abstractNum w:abstractNumId="42" w15:restartNumberingAfterBreak="0">
    <w:nsid w:val="6C9A27D5"/>
    <w:multiLevelType w:val="hybridMultilevel"/>
    <w:tmpl w:val="FFFFFFFF"/>
    <w:lvl w:ilvl="0" w:tplc="94BA1A22">
      <w:start w:val="1"/>
      <w:numFmt w:val="decimal"/>
      <w:lvlText w:val="%1."/>
      <w:lvlJc w:val="left"/>
      <w:pPr>
        <w:ind w:left="720" w:hanging="360"/>
      </w:pPr>
    </w:lvl>
    <w:lvl w:ilvl="1" w:tplc="F1224B1A">
      <w:start w:val="1"/>
      <w:numFmt w:val="lowerLetter"/>
      <w:lvlText w:val="%2."/>
      <w:lvlJc w:val="left"/>
      <w:pPr>
        <w:ind w:left="1440" w:hanging="360"/>
      </w:pPr>
    </w:lvl>
    <w:lvl w:ilvl="2" w:tplc="8E48EC8E">
      <w:start w:val="1"/>
      <w:numFmt w:val="lowerRoman"/>
      <w:lvlText w:val="%3."/>
      <w:lvlJc w:val="right"/>
      <w:pPr>
        <w:ind w:left="2160" w:hanging="180"/>
      </w:pPr>
    </w:lvl>
    <w:lvl w:ilvl="3" w:tplc="906AB0EA">
      <w:start w:val="1"/>
      <w:numFmt w:val="decimal"/>
      <w:lvlText w:val="%4."/>
      <w:lvlJc w:val="left"/>
      <w:pPr>
        <w:ind w:left="2880" w:hanging="360"/>
      </w:pPr>
    </w:lvl>
    <w:lvl w:ilvl="4" w:tplc="A74EF180">
      <w:start w:val="1"/>
      <w:numFmt w:val="lowerLetter"/>
      <w:lvlText w:val="%5."/>
      <w:lvlJc w:val="left"/>
      <w:pPr>
        <w:ind w:left="3600" w:hanging="360"/>
      </w:pPr>
    </w:lvl>
    <w:lvl w:ilvl="5" w:tplc="55F4CF66">
      <w:start w:val="1"/>
      <w:numFmt w:val="lowerRoman"/>
      <w:lvlText w:val="%6."/>
      <w:lvlJc w:val="right"/>
      <w:pPr>
        <w:ind w:left="4320" w:hanging="180"/>
      </w:pPr>
    </w:lvl>
    <w:lvl w:ilvl="6" w:tplc="F9FE2286">
      <w:start w:val="1"/>
      <w:numFmt w:val="decimal"/>
      <w:lvlText w:val="%7."/>
      <w:lvlJc w:val="left"/>
      <w:pPr>
        <w:ind w:left="5040" w:hanging="360"/>
      </w:pPr>
    </w:lvl>
    <w:lvl w:ilvl="7" w:tplc="E918C150">
      <w:start w:val="1"/>
      <w:numFmt w:val="lowerLetter"/>
      <w:lvlText w:val="%8."/>
      <w:lvlJc w:val="left"/>
      <w:pPr>
        <w:ind w:left="5760" w:hanging="360"/>
      </w:pPr>
    </w:lvl>
    <w:lvl w:ilvl="8" w:tplc="C480F670">
      <w:start w:val="1"/>
      <w:numFmt w:val="lowerRoman"/>
      <w:lvlText w:val="%9."/>
      <w:lvlJc w:val="right"/>
      <w:pPr>
        <w:ind w:left="6480" w:hanging="180"/>
      </w:pPr>
    </w:lvl>
  </w:abstractNum>
  <w:abstractNum w:abstractNumId="43" w15:restartNumberingAfterBreak="0">
    <w:nsid w:val="6CA705FB"/>
    <w:multiLevelType w:val="hybridMultilevel"/>
    <w:tmpl w:val="FFFFFFFF"/>
    <w:lvl w:ilvl="0" w:tplc="5930FFBA">
      <w:start w:val="1"/>
      <w:numFmt w:val="bullet"/>
      <w:lvlText w:val=""/>
      <w:lvlJc w:val="left"/>
      <w:pPr>
        <w:ind w:left="720" w:hanging="360"/>
      </w:pPr>
      <w:rPr>
        <w:rFonts w:ascii="Symbol" w:hAnsi="Symbol" w:hint="default"/>
      </w:rPr>
    </w:lvl>
    <w:lvl w:ilvl="1" w:tplc="237217B4">
      <w:start w:val="1"/>
      <w:numFmt w:val="bullet"/>
      <w:lvlText w:val="o"/>
      <w:lvlJc w:val="left"/>
      <w:pPr>
        <w:ind w:left="1440" w:hanging="360"/>
      </w:pPr>
      <w:rPr>
        <w:rFonts w:ascii="Courier New" w:hAnsi="Courier New" w:hint="default"/>
      </w:rPr>
    </w:lvl>
    <w:lvl w:ilvl="2" w:tplc="C0D68D66">
      <w:start w:val="1"/>
      <w:numFmt w:val="bullet"/>
      <w:lvlText w:val=""/>
      <w:lvlJc w:val="left"/>
      <w:pPr>
        <w:ind w:left="2160" w:hanging="360"/>
      </w:pPr>
      <w:rPr>
        <w:rFonts w:ascii="Wingdings" w:hAnsi="Wingdings" w:hint="default"/>
      </w:rPr>
    </w:lvl>
    <w:lvl w:ilvl="3" w:tplc="282A18F4">
      <w:start w:val="1"/>
      <w:numFmt w:val="bullet"/>
      <w:lvlText w:val=""/>
      <w:lvlJc w:val="left"/>
      <w:pPr>
        <w:ind w:left="2880" w:hanging="360"/>
      </w:pPr>
      <w:rPr>
        <w:rFonts w:ascii="Symbol" w:hAnsi="Symbol" w:hint="default"/>
      </w:rPr>
    </w:lvl>
    <w:lvl w:ilvl="4" w:tplc="952890DA">
      <w:start w:val="1"/>
      <w:numFmt w:val="bullet"/>
      <w:lvlText w:val="o"/>
      <w:lvlJc w:val="left"/>
      <w:pPr>
        <w:ind w:left="3600" w:hanging="360"/>
      </w:pPr>
      <w:rPr>
        <w:rFonts w:ascii="Courier New" w:hAnsi="Courier New" w:hint="default"/>
      </w:rPr>
    </w:lvl>
    <w:lvl w:ilvl="5" w:tplc="6CC2BCA2">
      <w:start w:val="1"/>
      <w:numFmt w:val="bullet"/>
      <w:lvlText w:val=""/>
      <w:lvlJc w:val="left"/>
      <w:pPr>
        <w:ind w:left="4320" w:hanging="360"/>
      </w:pPr>
      <w:rPr>
        <w:rFonts w:ascii="Wingdings" w:hAnsi="Wingdings" w:hint="default"/>
      </w:rPr>
    </w:lvl>
    <w:lvl w:ilvl="6" w:tplc="10084BFE">
      <w:start w:val="1"/>
      <w:numFmt w:val="bullet"/>
      <w:lvlText w:val=""/>
      <w:lvlJc w:val="left"/>
      <w:pPr>
        <w:ind w:left="5040" w:hanging="360"/>
      </w:pPr>
      <w:rPr>
        <w:rFonts w:ascii="Symbol" w:hAnsi="Symbol" w:hint="default"/>
      </w:rPr>
    </w:lvl>
    <w:lvl w:ilvl="7" w:tplc="CEA8C2E2">
      <w:start w:val="1"/>
      <w:numFmt w:val="bullet"/>
      <w:lvlText w:val="o"/>
      <w:lvlJc w:val="left"/>
      <w:pPr>
        <w:ind w:left="5760" w:hanging="360"/>
      </w:pPr>
      <w:rPr>
        <w:rFonts w:ascii="Courier New" w:hAnsi="Courier New" w:hint="default"/>
      </w:rPr>
    </w:lvl>
    <w:lvl w:ilvl="8" w:tplc="F2288756">
      <w:start w:val="1"/>
      <w:numFmt w:val="bullet"/>
      <w:lvlText w:val=""/>
      <w:lvlJc w:val="left"/>
      <w:pPr>
        <w:ind w:left="6480" w:hanging="360"/>
      </w:pPr>
      <w:rPr>
        <w:rFonts w:ascii="Wingdings" w:hAnsi="Wingdings" w:hint="default"/>
      </w:rPr>
    </w:lvl>
  </w:abstractNum>
  <w:abstractNum w:abstractNumId="44" w15:restartNumberingAfterBreak="0">
    <w:nsid w:val="6E59232E"/>
    <w:multiLevelType w:val="hybridMultilevel"/>
    <w:tmpl w:val="FFFFFFFF"/>
    <w:lvl w:ilvl="0" w:tplc="ABDEF3D6">
      <w:start w:val="1"/>
      <w:numFmt w:val="bullet"/>
      <w:lvlText w:val=""/>
      <w:lvlJc w:val="left"/>
      <w:pPr>
        <w:ind w:left="720" w:hanging="360"/>
      </w:pPr>
      <w:rPr>
        <w:rFonts w:ascii="Symbol" w:hAnsi="Symbol" w:hint="default"/>
      </w:rPr>
    </w:lvl>
    <w:lvl w:ilvl="1" w:tplc="E692302C">
      <w:start w:val="1"/>
      <w:numFmt w:val="bullet"/>
      <w:lvlText w:val="o"/>
      <w:lvlJc w:val="left"/>
      <w:pPr>
        <w:ind w:left="1440" w:hanging="360"/>
      </w:pPr>
      <w:rPr>
        <w:rFonts w:ascii="Courier New" w:hAnsi="Courier New" w:hint="default"/>
      </w:rPr>
    </w:lvl>
    <w:lvl w:ilvl="2" w:tplc="8D6AB2B8">
      <w:start w:val="1"/>
      <w:numFmt w:val="bullet"/>
      <w:lvlText w:val=""/>
      <w:lvlJc w:val="left"/>
      <w:pPr>
        <w:ind w:left="2160" w:hanging="360"/>
      </w:pPr>
      <w:rPr>
        <w:rFonts w:ascii="Wingdings" w:hAnsi="Wingdings" w:hint="default"/>
      </w:rPr>
    </w:lvl>
    <w:lvl w:ilvl="3" w:tplc="E0049BE8">
      <w:start w:val="1"/>
      <w:numFmt w:val="bullet"/>
      <w:lvlText w:val=""/>
      <w:lvlJc w:val="left"/>
      <w:pPr>
        <w:ind w:left="2880" w:hanging="360"/>
      </w:pPr>
      <w:rPr>
        <w:rFonts w:ascii="Symbol" w:hAnsi="Symbol" w:hint="default"/>
      </w:rPr>
    </w:lvl>
    <w:lvl w:ilvl="4" w:tplc="9A4CDF42">
      <w:start w:val="1"/>
      <w:numFmt w:val="bullet"/>
      <w:lvlText w:val="o"/>
      <w:lvlJc w:val="left"/>
      <w:pPr>
        <w:ind w:left="3600" w:hanging="360"/>
      </w:pPr>
      <w:rPr>
        <w:rFonts w:ascii="Courier New" w:hAnsi="Courier New" w:hint="default"/>
      </w:rPr>
    </w:lvl>
    <w:lvl w:ilvl="5" w:tplc="97D0710E">
      <w:start w:val="1"/>
      <w:numFmt w:val="bullet"/>
      <w:lvlText w:val=""/>
      <w:lvlJc w:val="left"/>
      <w:pPr>
        <w:ind w:left="4320" w:hanging="360"/>
      </w:pPr>
      <w:rPr>
        <w:rFonts w:ascii="Wingdings" w:hAnsi="Wingdings" w:hint="default"/>
      </w:rPr>
    </w:lvl>
    <w:lvl w:ilvl="6" w:tplc="996AF752">
      <w:start w:val="1"/>
      <w:numFmt w:val="bullet"/>
      <w:lvlText w:val=""/>
      <w:lvlJc w:val="left"/>
      <w:pPr>
        <w:ind w:left="5040" w:hanging="360"/>
      </w:pPr>
      <w:rPr>
        <w:rFonts w:ascii="Symbol" w:hAnsi="Symbol" w:hint="default"/>
      </w:rPr>
    </w:lvl>
    <w:lvl w:ilvl="7" w:tplc="9748163A">
      <w:start w:val="1"/>
      <w:numFmt w:val="bullet"/>
      <w:lvlText w:val="o"/>
      <w:lvlJc w:val="left"/>
      <w:pPr>
        <w:ind w:left="5760" w:hanging="360"/>
      </w:pPr>
      <w:rPr>
        <w:rFonts w:ascii="Courier New" w:hAnsi="Courier New" w:hint="default"/>
      </w:rPr>
    </w:lvl>
    <w:lvl w:ilvl="8" w:tplc="FB826A3C">
      <w:start w:val="1"/>
      <w:numFmt w:val="bullet"/>
      <w:lvlText w:val=""/>
      <w:lvlJc w:val="left"/>
      <w:pPr>
        <w:ind w:left="6480" w:hanging="360"/>
      </w:pPr>
      <w:rPr>
        <w:rFonts w:ascii="Wingdings" w:hAnsi="Wingdings" w:hint="default"/>
      </w:rPr>
    </w:lvl>
  </w:abstractNum>
  <w:abstractNum w:abstractNumId="45" w15:restartNumberingAfterBreak="0">
    <w:nsid w:val="7671142D"/>
    <w:multiLevelType w:val="hybridMultilevel"/>
    <w:tmpl w:val="FFFFFFFF"/>
    <w:lvl w:ilvl="0" w:tplc="85FA2F2E">
      <w:start w:val="1"/>
      <w:numFmt w:val="bullet"/>
      <w:lvlText w:val=""/>
      <w:lvlJc w:val="left"/>
      <w:pPr>
        <w:ind w:left="720" w:hanging="360"/>
      </w:pPr>
      <w:rPr>
        <w:rFonts w:ascii="Symbol" w:hAnsi="Symbol" w:hint="default"/>
      </w:rPr>
    </w:lvl>
    <w:lvl w:ilvl="1" w:tplc="41220A5A">
      <w:start w:val="1"/>
      <w:numFmt w:val="bullet"/>
      <w:lvlText w:val="o"/>
      <w:lvlJc w:val="left"/>
      <w:pPr>
        <w:ind w:left="1440" w:hanging="360"/>
      </w:pPr>
      <w:rPr>
        <w:rFonts w:ascii="Courier New" w:hAnsi="Courier New" w:hint="default"/>
      </w:rPr>
    </w:lvl>
    <w:lvl w:ilvl="2" w:tplc="6A607656">
      <w:start w:val="1"/>
      <w:numFmt w:val="bullet"/>
      <w:lvlText w:val=""/>
      <w:lvlJc w:val="left"/>
      <w:pPr>
        <w:ind w:left="2160" w:hanging="360"/>
      </w:pPr>
      <w:rPr>
        <w:rFonts w:ascii="Wingdings" w:hAnsi="Wingdings" w:hint="default"/>
      </w:rPr>
    </w:lvl>
    <w:lvl w:ilvl="3" w:tplc="3936268A">
      <w:start w:val="1"/>
      <w:numFmt w:val="bullet"/>
      <w:lvlText w:val=""/>
      <w:lvlJc w:val="left"/>
      <w:pPr>
        <w:ind w:left="2880" w:hanging="360"/>
      </w:pPr>
      <w:rPr>
        <w:rFonts w:ascii="Symbol" w:hAnsi="Symbol" w:hint="default"/>
      </w:rPr>
    </w:lvl>
    <w:lvl w:ilvl="4" w:tplc="C0D8C562">
      <w:start w:val="1"/>
      <w:numFmt w:val="bullet"/>
      <w:lvlText w:val="o"/>
      <w:lvlJc w:val="left"/>
      <w:pPr>
        <w:ind w:left="3600" w:hanging="360"/>
      </w:pPr>
      <w:rPr>
        <w:rFonts w:ascii="Courier New" w:hAnsi="Courier New" w:hint="default"/>
      </w:rPr>
    </w:lvl>
    <w:lvl w:ilvl="5" w:tplc="E6FE3B22">
      <w:start w:val="1"/>
      <w:numFmt w:val="bullet"/>
      <w:lvlText w:val=""/>
      <w:lvlJc w:val="left"/>
      <w:pPr>
        <w:ind w:left="4320" w:hanging="360"/>
      </w:pPr>
      <w:rPr>
        <w:rFonts w:ascii="Wingdings" w:hAnsi="Wingdings" w:hint="default"/>
      </w:rPr>
    </w:lvl>
    <w:lvl w:ilvl="6" w:tplc="D60AE08A">
      <w:start w:val="1"/>
      <w:numFmt w:val="bullet"/>
      <w:lvlText w:val=""/>
      <w:lvlJc w:val="left"/>
      <w:pPr>
        <w:ind w:left="5040" w:hanging="360"/>
      </w:pPr>
      <w:rPr>
        <w:rFonts w:ascii="Symbol" w:hAnsi="Symbol" w:hint="default"/>
      </w:rPr>
    </w:lvl>
    <w:lvl w:ilvl="7" w:tplc="8DB85A0E">
      <w:start w:val="1"/>
      <w:numFmt w:val="bullet"/>
      <w:lvlText w:val="o"/>
      <w:lvlJc w:val="left"/>
      <w:pPr>
        <w:ind w:left="5760" w:hanging="360"/>
      </w:pPr>
      <w:rPr>
        <w:rFonts w:ascii="Courier New" w:hAnsi="Courier New" w:hint="default"/>
      </w:rPr>
    </w:lvl>
    <w:lvl w:ilvl="8" w:tplc="47B2E76A">
      <w:start w:val="1"/>
      <w:numFmt w:val="bullet"/>
      <w:lvlText w:val=""/>
      <w:lvlJc w:val="left"/>
      <w:pPr>
        <w:ind w:left="6480" w:hanging="360"/>
      </w:pPr>
      <w:rPr>
        <w:rFonts w:ascii="Wingdings" w:hAnsi="Wingdings" w:hint="default"/>
      </w:rPr>
    </w:lvl>
  </w:abstractNum>
  <w:abstractNum w:abstractNumId="46" w15:restartNumberingAfterBreak="0">
    <w:nsid w:val="770960F2"/>
    <w:multiLevelType w:val="hybridMultilevel"/>
    <w:tmpl w:val="D3FE6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8547019"/>
    <w:multiLevelType w:val="hybridMultilevel"/>
    <w:tmpl w:val="FFFFFFFF"/>
    <w:lvl w:ilvl="0" w:tplc="5C4C4AC6">
      <w:start w:val="1"/>
      <w:numFmt w:val="bullet"/>
      <w:lvlText w:val=""/>
      <w:lvlJc w:val="left"/>
      <w:pPr>
        <w:ind w:left="720" w:hanging="360"/>
      </w:pPr>
      <w:rPr>
        <w:rFonts w:ascii="Symbol" w:hAnsi="Symbol" w:hint="default"/>
      </w:rPr>
    </w:lvl>
    <w:lvl w:ilvl="1" w:tplc="E1622196">
      <w:start w:val="1"/>
      <w:numFmt w:val="bullet"/>
      <w:lvlText w:val="o"/>
      <w:lvlJc w:val="left"/>
      <w:pPr>
        <w:ind w:left="1440" w:hanging="360"/>
      </w:pPr>
      <w:rPr>
        <w:rFonts w:ascii="Courier New" w:hAnsi="Courier New" w:hint="default"/>
      </w:rPr>
    </w:lvl>
    <w:lvl w:ilvl="2" w:tplc="C61243C6">
      <w:start w:val="1"/>
      <w:numFmt w:val="bullet"/>
      <w:lvlText w:val=""/>
      <w:lvlJc w:val="left"/>
      <w:pPr>
        <w:ind w:left="2160" w:hanging="360"/>
      </w:pPr>
      <w:rPr>
        <w:rFonts w:ascii="Wingdings" w:hAnsi="Wingdings" w:hint="default"/>
      </w:rPr>
    </w:lvl>
    <w:lvl w:ilvl="3" w:tplc="54FE11BE">
      <w:start w:val="1"/>
      <w:numFmt w:val="bullet"/>
      <w:lvlText w:val=""/>
      <w:lvlJc w:val="left"/>
      <w:pPr>
        <w:ind w:left="2880" w:hanging="360"/>
      </w:pPr>
      <w:rPr>
        <w:rFonts w:ascii="Symbol" w:hAnsi="Symbol" w:hint="default"/>
      </w:rPr>
    </w:lvl>
    <w:lvl w:ilvl="4" w:tplc="E92CE466">
      <w:start w:val="1"/>
      <w:numFmt w:val="bullet"/>
      <w:lvlText w:val="o"/>
      <w:lvlJc w:val="left"/>
      <w:pPr>
        <w:ind w:left="3600" w:hanging="360"/>
      </w:pPr>
      <w:rPr>
        <w:rFonts w:ascii="Courier New" w:hAnsi="Courier New" w:hint="default"/>
      </w:rPr>
    </w:lvl>
    <w:lvl w:ilvl="5" w:tplc="98520BF6">
      <w:start w:val="1"/>
      <w:numFmt w:val="bullet"/>
      <w:lvlText w:val=""/>
      <w:lvlJc w:val="left"/>
      <w:pPr>
        <w:ind w:left="4320" w:hanging="360"/>
      </w:pPr>
      <w:rPr>
        <w:rFonts w:ascii="Wingdings" w:hAnsi="Wingdings" w:hint="default"/>
      </w:rPr>
    </w:lvl>
    <w:lvl w:ilvl="6" w:tplc="37B46AE6">
      <w:start w:val="1"/>
      <w:numFmt w:val="bullet"/>
      <w:lvlText w:val=""/>
      <w:lvlJc w:val="left"/>
      <w:pPr>
        <w:ind w:left="5040" w:hanging="360"/>
      </w:pPr>
      <w:rPr>
        <w:rFonts w:ascii="Symbol" w:hAnsi="Symbol" w:hint="default"/>
      </w:rPr>
    </w:lvl>
    <w:lvl w:ilvl="7" w:tplc="8B5A6716">
      <w:start w:val="1"/>
      <w:numFmt w:val="bullet"/>
      <w:lvlText w:val="o"/>
      <w:lvlJc w:val="left"/>
      <w:pPr>
        <w:ind w:left="5760" w:hanging="360"/>
      </w:pPr>
      <w:rPr>
        <w:rFonts w:ascii="Courier New" w:hAnsi="Courier New" w:hint="default"/>
      </w:rPr>
    </w:lvl>
    <w:lvl w:ilvl="8" w:tplc="4F721C26">
      <w:start w:val="1"/>
      <w:numFmt w:val="bullet"/>
      <w:lvlText w:val=""/>
      <w:lvlJc w:val="left"/>
      <w:pPr>
        <w:ind w:left="6480" w:hanging="360"/>
      </w:pPr>
      <w:rPr>
        <w:rFonts w:ascii="Wingdings" w:hAnsi="Wingdings" w:hint="default"/>
      </w:rPr>
    </w:lvl>
  </w:abstractNum>
  <w:abstractNum w:abstractNumId="48" w15:restartNumberingAfterBreak="0">
    <w:nsid w:val="7A346946"/>
    <w:multiLevelType w:val="hybridMultilevel"/>
    <w:tmpl w:val="FFFFFFFF"/>
    <w:lvl w:ilvl="0" w:tplc="E75400E6">
      <w:start w:val="5"/>
      <w:numFmt w:val="decimal"/>
      <w:lvlText w:val="%1."/>
      <w:lvlJc w:val="left"/>
      <w:pPr>
        <w:ind w:left="720" w:hanging="360"/>
      </w:pPr>
    </w:lvl>
    <w:lvl w:ilvl="1" w:tplc="BBB6E4E4">
      <w:start w:val="1"/>
      <w:numFmt w:val="lowerLetter"/>
      <w:lvlText w:val="%2."/>
      <w:lvlJc w:val="left"/>
      <w:pPr>
        <w:ind w:left="1440" w:hanging="360"/>
      </w:pPr>
    </w:lvl>
    <w:lvl w:ilvl="2" w:tplc="BFCA5228">
      <w:start w:val="1"/>
      <w:numFmt w:val="lowerRoman"/>
      <w:lvlText w:val="%3."/>
      <w:lvlJc w:val="right"/>
      <w:pPr>
        <w:ind w:left="2160" w:hanging="180"/>
      </w:pPr>
    </w:lvl>
    <w:lvl w:ilvl="3" w:tplc="3BAA50F8">
      <w:start w:val="1"/>
      <w:numFmt w:val="decimal"/>
      <w:lvlText w:val="%4."/>
      <w:lvlJc w:val="left"/>
      <w:pPr>
        <w:ind w:left="2880" w:hanging="360"/>
      </w:pPr>
    </w:lvl>
    <w:lvl w:ilvl="4" w:tplc="C74667A0">
      <w:start w:val="1"/>
      <w:numFmt w:val="lowerLetter"/>
      <w:lvlText w:val="%5."/>
      <w:lvlJc w:val="left"/>
      <w:pPr>
        <w:ind w:left="3600" w:hanging="360"/>
      </w:pPr>
    </w:lvl>
    <w:lvl w:ilvl="5" w:tplc="F5BCD588">
      <w:start w:val="1"/>
      <w:numFmt w:val="lowerRoman"/>
      <w:lvlText w:val="%6."/>
      <w:lvlJc w:val="right"/>
      <w:pPr>
        <w:ind w:left="4320" w:hanging="180"/>
      </w:pPr>
    </w:lvl>
    <w:lvl w:ilvl="6" w:tplc="4658FDFE">
      <w:start w:val="1"/>
      <w:numFmt w:val="decimal"/>
      <w:lvlText w:val="%7."/>
      <w:lvlJc w:val="left"/>
      <w:pPr>
        <w:ind w:left="5040" w:hanging="360"/>
      </w:pPr>
    </w:lvl>
    <w:lvl w:ilvl="7" w:tplc="BBA8C672">
      <w:start w:val="1"/>
      <w:numFmt w:val="lowerLetter"/>
      <w:lvlText w:val="%8."/>
      <w:lvlJc w:val="left"/>
      <w:pPr>
        <w:ind w:left="5760" w:hanging="360"/>
      </w:pPr>
    </w:lvl>
    <w:lvl w:ilvl="8" w:tplc="A4DE6192">
      <w:start w:val="1"/>
      <w:numFmt w:val="lowerRoman"/>
      <w:lvlText w:val="%9."/>
      <w:lvlJc w:val="right"/>
      <w:pPr>
        <w:ind w:left="6480" w:hanging="180"/>
      </w:pPr>
    </w:lvl>
  </w:abstractNum>
  <w:abstractNum w:abstractNumId="49" w15:restartNumberingAfterBreak="0">
    <w:nsid w:val="7CE825EF"/>
    <w:multiLevelType w:val="hybridMultilevel"/>
    <w:tmpl w:val="FFFFFFFF"/>
    <w:lvl w:ilvl="0" w:tplc="DF6E0C0A">
      <w:start w:val="1"/>
      <w:numFmt w:val="bullet"/>
      <w:lvlText w:val=""/>
      <w:lvlJc w:val="left"/>
      <w:pPr>
        <w:ind w:left="720" w:hanging="360"/>
      </w:pPr>
      <w:rPr>
        <w:rFonts w:ascii="Symbol" w:hAnsi="Symbol" w:hint="default"/>
      </w:rPr>
    </w:lvl>
    <w:lvl w:ilvl="1" w:tplc="32CAB7C4">
      <w:start w:val="1"/>
      <w:numFmt w:val="bullet"/>
      <w:lvlText w:val="o"/>
      <w:lvlJc w:val="left"/>
      <w:pPr>
        <w:ind w:left="1440" w:hanging="360"/>
      </w:pPr>
      <w:rPr>
        <w:rFonts w:ascii="Courier New" w:hAnsi="Courier New" w:hint="default"/>
      </w:rPr>
    </w:lvl>
    <w:lvl w:ilvl="2" w:tplc="848EAE92">
      <w:start w:val="1"/>
      <w:numFmt w:val="bullet"/>
      <w:lvlText w:val=""/>
      <w:lvlJc w:val="left"/>
      <w:pPr>
        <w:ind w:left="2160" w:hanging="360"/>
      </w:pPr>
      <w:rPr>
        <w:rFonts w:ascii="Wingdings" w:hAnsi="Wingdings" w:hint="default"/>
      </w:rPr>
    </w:lvl>
    <w:lvl w:ilvl="3" w:tplc="A7E22040">
      <w:start w:val="1"/>
      <w:numFmt w:val="bullet"/>
      <w:lvlText w:val=""/>
      <w:lvlJc w:val="left"/>
      <w:pPr>
        <w:ind w:left="2880" w:hanging="360"/>
      </w:pPr>
      <w:rPr>
        <w:rFonts w:ascii="Symbol" w:hAnsi="Symbol" w:hint="default"/>
      </w:rPr>
    </w:lvl>
    <w:lvl w:ilvl="4" w:tplc="9340ACE6">
      <w:start w:val="1"/>
      <w:numFmt w:val="bullet"/>
      <w:lvlText w:val="o"/>
      <w:lvlJc w:val="left"/>
      <w:pPr>
        <w:ind w:left="3600" w:hanging="360"/>
      </w:pPr>
      <w:rPr>
        <w:rFonts w:ascii="Courier New" w:hAnsi="Courier New" w:hint="default"/>
      </w:rPr>
    </w:lvl>
    <w:lvl w:ilvl="5" w:tplc="910C0056">
      <w:start w:val="1"/>
      <w:numFmt w:val="bullet"/>
      <w:lvlText w:val=""/>
      <w:lvlJc w:val="left"/>
      <w:pPr>
        <w:ind w:left="4320" w:hanging="360"/>
      </w:pPr>
      <w:rPr>
        <w:rFonts w:ascii="Wingdings" w:hAnsi="Wingdings" w:hint="default"/>
      </w:rPr>
    </w:lvl>
    <w:lvl w:ilvl="6" w:tplc="63DEC2E6">
      <w:start w:val="1"/>
      <w:numFmt w:val="bullet"/>
      <w:lvlText w:val=""/>
      <w:lvlJc w:val="left"/>
      <w:pPr>
        <w:ind w:left="5040" w:hanging="360"/>
      </w:pPr>
      <w:rPr>
        <w:rFonts w:ascii="Symbol" w:hAnsi="Symbol" w:hint="default"/>
      </w:rPr>
    </w:lvl>
    <w:lvl w:ilvl="7" w:tplc="88EE90DC">
      <w:start w:val="1"/>
      <w:numFmt w:val="bullet"/>
      <w:lvlText w:val="o"/>
      <w:lvlJc w:val="left"/>
      <w:pPr>
        <w:ind w:left="5760" w:hanging="360"/>
      </w:pPr>
      <w:rPr>
        <w:rFonts w:ascii="Courier New" w:hAnsi="Courier New" w:hint="default"/>
      </w:rPr>
    </w:lvl>
    <w:lvl w:ilvl="8" w:tplc="D3D8AA8A">
      <w:start w:val="1"/>
      <w:numFmt w:val="bullet"/>
      <w:lvlText w:val=""/>
      <w:lvlJc w:val="left"/>
      <w:pPr>
        <w:ind w:left="6480" w:hanging="360"/>
      </w:pPr>
      <w:rPr>
        <w:rFonts w:ascii="Wingdings" w:hAnsi="Wingdings" w:hint="default"/>
      </w:rPr>
    </w:lvl>
  </w:abstractNum>
  <w:num w:numId="1" w16cid:durableId="1573202903">
    <w:abstractNumId w:val="11"/>
  </w:num>
  <w:num w:numId="2" w16cid:durableId="954405166">
    <w:abstractNumId w:val="36"/>
  </w:num>
  <w:num w:numId="3" w16cid:durableId="182671896">
    <w:abstractNumId w:val="38"/>
  </w:num>
  <w:num w:numId="4" w16cid:durableId="797144356">
    <w:abstractNumId w:val="27"/>
  </w:num>
  <w:num w:numId="5" w16cid:durableId="334723133">
    <w:abstractNumId w:val="43"/>
  </w:num>
  <w:num w:numId="6" w16cid:durableId="125129741">
    <w:abstractNumId w:val="3"/>
  </w:num>
  <w:num w:numId="7" w16cid:durableId="309986117">
    <w:abstractNumId w:val="46"/>
  </w:num>
  <w:num w:numId="8" w16cid:durableId="1961571226">
    <w:abstractNumId w:val="34"/>
  </w:num>
  <w:num w:numId="9" w16cid:durableId="1148476069">
    <w:abstractNumId w:val="22"/>
  </w:num>
  <w:num w:numId="10" w16cid:durableId="1460302657">
    <w:abstractNumId w:val="44"/>
  </w:num>
  <w:num w:numId="11" w16cid:durableId="693045487">
    <w:abstractNumId w:val="0"/>
  </w:num>
  <w:num w:numId="12" w16cid:durableId="1704207161">
    <w:abstractNumId w:val="9"/>
  </w:num>
  <w:num w:numId="13" w16cid:durableId="2064018604">
    <w:abstractNumId w:val="32"/>
  </w:num>
  <w:num w:numId="14" w16cid:durableId="1062950521">
    <w:abstractNumId w:val="20"/>
  </w:num>
  <w:num w:numId="15" w16cid:durableId="588586386">
    <w:abstractNumId w:val="28"/>
  </w:num>
  <w:num w:numId="16" w16cid:durableId="437524081">
    <w:abstractNumId w:val="7"/>
  </w:num>
  <w:num w:numId="17" w16cid:durableId="624626356">
    <w:abstractNumId w:val="17"/>
  </w:num>
  <w:num w:numId="18" w16cid:durableId="1058944435">
    <w:abstractNumId w:val="8"/>
  </w:num>
  <w:num w:numId="19" w16cid:durableId="1110903873">
    <w:abstractNumId w:val="42"/>
  </w:num>
  <w:num w:numId="20" w16cid:durableId="1534926696">
    <w:abstractNumId w:val="24"/>
  </w:num>
  <w:num w:numId="21" w16cid:durableId="254942755">
    <w:abstractNumId w:val="21"/>
  </w:num>
  <w:num w:numId="22" w16cid:durableId="1284925437">
    <w:abstractNumId w:val="48"/>
  </w:num>
  <w:num w:numId="23" w16cid:durableId="581448136">
    <w:abstractNumId w:val="31"/>
  </w:num>
  <w:num w:numId="24" w16cid:durableId="1985547595">
    <w:abstractNumId w:val="6"/>
  </w:num>
  <w:num w:numId="25" w16cid:durableId="411466356">
    <w:abstractNumId w:val="26"/>
  </w:num>
  <w:num w:numId="26" w16cid:durableId="261690459">
    <w:abstractNumId w:val="35"/>
  </w:num>
  <w:num w:numId="27" w16cid:durableId="704646338">
    <w:abstractNumId w:val="12"/>
  </w:num>
  <w:num w:numId="28" w16cid:durableId="466944969">
    <w:abstractNumId w:val="23"/>
  </w:num>
  <w:num w:numId="29" w16cid:durableId="1449079262">
    <w:abstractNumId w:val="30"/>
  </w:num>
  <w:num w:numId="30" w16cid:durableId="1096630184">
    <w:abstractNumId w:val="14"/>
  </w:num>
  <w:num w:numId="31" w16cid:durableId="1463419947">
    <w:abstractNumId w:val="29"/>
  </w:num>
  <w:num w:numId="32" w16cid:durableId="466823895">
    <w:abstractNumId w:val="13"/>
  </w:num>
  <w:num w:numId="33" w16cid:durableId="1197036699">
    <w:abstractNumId w:val="1"/>
  </w:num>
  <w:num w:numId="34" w16cid:durableId="371226409">
    <w:abstractNumId w:val="18"/>
  </w:num>
  <w:num w:numId="35" w16cid:durableId="766584633">
    <w:abstractNumId w:val="19"/>
  </w:num>
  <w:num w:numId="36" w16cid:durableId="2039502087">
    <w:abstractNumId w:val="2"/>
  </w:num>
  <w:num w:numId="37" w16cid:durableId="981615076">
    <w:abstractNumId w:val="47"/>
  </w:num>
  <w:num w:numId="38" w16cid:durableId="117841870">
    <w:abstractNumId w:val="10"/>
  </w:num>
  <w:num w:numId="39" w16cid:durableId="1727757112">
    <w:abstractNumId w:val="4"/>
  </w:num>
  <w:num w:numId="40" w16cid:durableId="1842356769">
    <w:abstractNumId w:val="40"/>
  </w:num>
  <w:num w:numId="41" w16cid:durableId="2106146741">
    <w:abstractNumId w:val="33"/>
  </w:num>
  <w:num w:numId="42" w16cid:durableId="996420909">
    <w:abstractNumId w:val="25"/>
  </w:num>
  <w:num w:numId="43" w16cid:durableId="1604074699">
    <w:abstractNumId w:val="41"/>
  </w:num>
  <w:num w:numId="44" w16cid:durableId="1968508268">
    <w:abstractNumId w:val="37"/>
  </w:num>
  <w:num w:numId="45" w16cid:durableId="200941842">
    <w:abstractNumId w:val="39"/>
  </w:num>
  <w:num w:numId="46" w16cid:durableId="1601722075">
    <w:abstractNumId w:val="49"/>
  </w:num>
  <w:num w:numId="47" w16cid:durableId="1873378295">
    <w:abstractNumId w:val="45"/>
  </w:num>
  <w:num w:numId="48" w16cid:durableId="1121415675">
    <w:abstractNumId w:val="16"/>
  </w:num>
  <w:num w:numId="49" w16cid:durableId="2066105083">
    <w:abstractNumId w:val="15"/>
  </w:num>
  <w:num w:numId="50" w16cid:durableId="87970268">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2BFDE0"/>
    <w:rsid w:val="000000D4"/>
    <w:rsid w:val="00000334"/>
    <w:rsid w:val="000008CF"/>
    <w:rsid w:val="00000FD6"/>
    <w:rsid w:val="0000175E"/>
    <w:rsid w:val="00001841"/>
    <w:rsid w:val="00001B4C"/>
    <w:rsid w:val="0000216F"/>
    <w:rsid w:val="000021C1"/>
    <w:rsid w:val="000022A8"/>
    <w:rsid w:val="00003476"/>
    <w:rsid w:val="000037F3"/>
    <w:rsid w:val="00003A8E"/>
    <w:rsid w:val="0000493F"/>
    <w:rsid w:val="00004A97"/>
    <w:rsid w:val="00004E11"/>
    <w:rsid w:val="00005452"/>
    <w:rsid w:val="000055E5"/>
    <w:rsid w:val="00005887"/>
    <w:rsid w:val="000058FA"/>
    <w:rsid w:val="00006478"/>
    <w:rsid w:val="000066AA"/>
    <w:rsid w:val="000066B2"/>
    <w:rsid w:val="00006CE9"/>
    <w:rsid w:val="00007063"/>
    <w:rsid w:val="00007608"/>
    <w:rsid w:val="00007AFE"/>
    <w:rsid w:val="00007F8B"/>
    <w:rsid w:val="000100CA"/>
    <w:rsid w:val="00010515"/>
    <w:rsid w:val="0001109D"/>
    <w:rsid w:val="00011A09"/>
    <w:rsid w:val="00011A26"/>
    <w:rsid w:val="00011FCA"/>
    <w:rsid w:val="00012035"/>
    <w:rsid w:val="0001211F"/>
    <w:rsid w:val="00012AEA"/>
    <w:rsid w:val="00012B9E"/>
    <w:rsid w:val="0001366D"/>
    <w:rsid w:val="00013BC3"/>
    <w:rsid w:val="00013CC3"/>
    <w:rsid w:val="00014105"/>
    <w:rsid w:val="000150E2"/>
    <w:rsid w:val="000155F9"/>
    <w:rsid w:val="00015EE9"/>
    <w:rsid w:val="0001629D"/>
    <w:rsid w:val="000168DF"/>
    <w:rsid w:val="000168F9"/>
    <w:rsid w:val="0001690C"/>
    <w:rsid w:val="00016C8D"/>
    <w:rsid w:val="00016D5D"/>
    <w:rsid w:val="00016FCB"/>
    <w:rsid w:val="00017050"/>
    <w:rsid w:val="000174D6"/>
    <w:rsid w:val="00017867"/>
    <w:rsid w:val="0001794D"/>
    <w:rsid w:val="00017DD7"/>
    <w:rsid w:val="000203D1"/>
    <w:rsid w:val="000208C0"/>
    <w:rsid w:val="00020BC3"/>
    <w:rsid w:val="00020CC6"/>
    <w:rsid w:val="000212A9"/>
    <w:rsid w:val="00021608"/>
    <w:rsid w:val="00022CAB"/>
    <w:rsid w:val="000239DD"/>
    <w:rsid w:val="0002476D"/>
    <w:rsid w:val="00024DD6"/>
    <w:rsid w:val="000251D8"/>
    <w:rsid w:val="0002577D"/>
    <w:rsid w:val="00025FDA"/>
    <w:rsid w:val="00026030"/>
    <w:rsid w:val="000264EB"/>
    <w:rsid w:val="000272D7"/>
    <w:rsid w:val="000273AC"/>
    <w:rsid w:val="00027524"/>
    <w:rsid w:val="000278FC"/>
    <w:rsid w:val="00027F8C"/>
    <w:rsid w:val="00030A05"/>
    <w:rsid w:val="0003174C"/>
    <w:rsid w:val="00031AC6"/>
    <w:rsid w:val="00032CE1"/>
    <w:rsid w:val="000330C2"/>
    <w:rsid w:val="00033344"/>
    <w:rsid w:val="00034581"/>
    <w:rsid w:val="00035748"/>
    <w:rsid w:val="000357DD"/>
    <w:rsid w:val="000359FF"/>
    <w:rsid w:val="00035DDA"/>
    <w:rsid w:val="000364C9"/>
    <w:rsid w:val="000368A1"/>
    <w:rsid w:val="00036D48"/>
    <w:rsid w:val="00036E27"/>
    <w:rsid w:val="00036E84"/>
    <w:rsid w:val="0003704C"/>
    <w:rsid w:val="000374C8"/>
    <w:rsid w:val="000374E5"/>
    <w:rsid w:val="0003773C"/>
    <w:rsid w:val="000377BC"/>
    <w:rsid w:val="00037C24"/>
    <w:rsid w:val="000401E7"/>
    <w:rsid w:val="00040813"/>
    <w:rsid w:val="0004086F"/>
    <w:rsid w:val="00040A37"/>
    <w:rsid w:val="00040AAE"/>
    <w:rsid w:val="00040B1D"/>
    <w:rsid w:val="00040B78"/>
    <w:rsid w:val="00040B8E"/>
    <w:rsid w:val="00041043"/>
    <w:rsid w:val="000411BE"/>
    <w:rsid w:val="000423C2"/>
    <w:rsid w:val="00042B08"/>
    <w:rsid w:val="00042F3C"/>
    <w:rsid w:val="000441D3"/>
    <w:rsid w:val="000458CA"/>
    <w:rsid w:val="00045FB3"/>
    <w:rsid w:val="00046B79"/>
    <w:rsid w:val="000473F0"/>
    <w:rsid w:val="00047656"/>
    <w:rsid w:val="000503EB"/>
    <w:rsid w:val="00051F3F"/>
    <w:rsid w:val="00052FEF"/>
    <w:rsid w:val="000531F2"/>
    <w:rsid w:val="00053365"/>
    <w:rsid w:val="00053B74"/>
    <w:rsid w:val="00054883"/>
    <w:rsid w:val="0005498A"/>
    <w:rsid w:val="00054C8A"/>
    <w:rsid w:val="000556BB"/>
    <w:rsid w:val="00055AFD"/>
    <w:rsid w:val="00055B96"/>
    <w:rsid w:val="00055E5C"/>
    <w:rsid w:val="00055F87"/>
    <w:rsid w:val="000562FE"/>
    <w:rsid w:val="00056FA6"/>
    <w:rsid w:val="00057752"/>
    <w:rsid w:val="00060203"/>
    <w:rsid w:val="0006094E"/>
    <w:rsid w:val="00060950"/>
    <w:rsid w:val="00061A25"/>
    <w:rsid w:val="00061CA2"/>
    <w:rsid w:val="00061D41"/>
    <w:rsid w:val="00062B13"/>
    <w:rsid w:val="00062DF7"/>
    <w:rsid w:val="00062FD7"/>
    <w:rsid w:val="000633F5"/>
    <w:rsid w:val="00063FBB"/>
    <w:rsid w:val="00064140"/>
    <w:rsid w:val="00064189"/>
    <w:rsid w:val="000642DF"/>
    <w:rsid w:val="00064B2A"/>
    <w:rsid w:val="00064B56"/>
    <w:rsid w:val="0006524D"/>
    <w:rsid w:val="00065CD9"/>
    <w:rsid w:val="00065E88"/>
    <w:rsid w:val="000660F2"/>
    <w:rsid w:val="00066D43"/>
    <w:rsid w:val="00067304"/>
    <w:rsid w:val="0006748F"/>
    <w:rsid w:val="00067674"/>
    <w:rsid w:val="000678A3"/>
    <w:rsid w:val="00067F8A"/>
    <w:rsid w:val="0007006B"/>
    <w:rsid w:val="00070648"/>
    <w:rsid w:val="00070747"/>
    <w:rsid w:val="000711DD"/>
    <w:rsid w:val="00071326"/>
    <w:rsid w:val="0007197C"/>
    <w:rsid w:val="00071A1C"/>
    <w:rsid w:val="00071E6A"/>
    <w:rsid w:val="00072417"/>
    <w:rsid w:val="00072861"/>
    <w:rsid w:val="00072D23"/>
    <w:rsid w:val="00072DBA"/>
    <w:rsid w:val="000734ED"/>
    <w:rsid w:val="00074136"/>
    <w:rsid w:val="00074349"/>
    <w:rsid w:val="0007447C"/>
    <w:rsid w:val="00074746"/>
    <w:rsid w:val="00074A65"/>
    <w:rsid w:val="0007533D"/>
    <w:rsid w:val="0007551F"/>
    <w:rsid w:val="00076386"/>
    <w:rsid w:val="000768C8"/>
    <w:rsid w:val="00076B6C"/>
    <w:rsid w:val="00077290"/>
    <w:rsid w:val="0007761B"/>
    <w:rsid w:val="0007796E"/>
    <w:rsid w:val="000816CB"/>
    <w:rsid w:val="0008224E"/>
    <w:rsid w:val="00083B8D"/>
    <w:rsid w:val="00084175"/>
    <w:rsid w:val="00084839"/>
    <w:rsid w:val="000848E5"/>
    <w:rsid w:val="0008492B"/>
    <w:rsid w:val="00085F98"/>
    <w:rsid w:val="000865CB"/>
    <w:rsid w:val="000869BE"/>
    <w:rsid w:val="00086FE7"/>
    <w:rsid w:val="0008731A"/>
    <w:rsid w:val="000875AB"/>
    <w:rsid w:val="00087988"/>
    <w:rsid w:val="00087ADF"/>
    <w:rsid w:val="00087AE2"/>
    <w:rsid w:val="00087BE8"/>
    <w:rsid w:val="00087FC6"/>
    <w:rsid w:val="000903C8"/>
    <w:rsid w:val="00090664"/>
    <w:rsid w:val="0009107B"/>
    <w:rsid w:val="000919E9"/>
    <w:rsid w:val="00091BC0"/>
    <w:rsid w:val="00091DFA"/>
    <w:rsid w:val="00092402"/>
    <w:rsid w:val="00092955"/>
    <w:rsid w:val="00093017"/>
    <w:rsid w:val="0009332C"/>
    <w:rsid w:val="00093AB5"/>
    <w:rsid w:val="000945C9"/>
    <w:rsid w:val="000948DE"/>
    <w:rsid w:val="00095105"/>
    <w:rsid w:val="00095EA4"/>
    <w:rsid w:val="00096475"/>
    <w:rsid w:val="000965AB"/>
    <w:rsid w:val="00097052"/>
    <w:rsid w:val="000A0066"/>
    <w:rsid w:val="000A012F"/>
    <w:rsid w:val="000A054B"/>
    <w:rsid w:val="000A055E"/>
    <w:rsid w:val="000A078C"/>
    <w:rsid w:val="000A0794"/>
    <w:rsid w:val="000A132C"/>
    <w:rsid w:val="000A1890"/>
    <w:rsid w:val="000A1B44"/>
    <w:rsid w:val="000A2270"/>
    <w:rsid w:val="000A23FC"/>
    <w:rsid w:val="000A25C6"/>
    <w:rsid w:val="000A268F"/>
    <w:rsid w:val="000A2A99"/>
    <w:rsid w:val="000A2D2E"/>
    <w:rsid w:val="000A36B4"/>
    <w:rsid w:val="000A4103"/>
    <w:rsid w:val="000A4158"/>
    <w:rsid w:val="000A44A5"/>
    <w:rsid w:val="000A4855"/>
    <w:rsid w:val="000A496F"/>
    <w:rsid w:val="000A4A8D"/>
    <w:rsid w:val="000A4F2D"/>
    <w:rsid w:val="000A53D1"/>
    <w:rsid w:val="000A55AC"/>
    <w:rsid w:val="000A57E6"/>
    <w:rsid w:val="000A60A2"/>
    <w:rsid w:val="000A62DB"/>
    <w:rsid w:val="000A6332"/>
    <w:rsid w:val="000A700F"/>
    <w:rsid w:val="000A72DC"/>
    <w:rsid w:val="000A7354"/>
    <w:rsid w:val="000A7388"/>
    <w:rsid w:val="000B078E"/>
    <w:rsid w:val="000B0D7F"/>
    <w:rsid w:val="000B0E26"/>
    <w:rsid w:val="000B0EED"/>
    <w:rsid w:val="000B1182"/>
    <w:rsid w:val="000B18D5"/>
    <w:rsid w:val="000B273C"/>
    <w:rsid w:val="000B28B6"/>
    <w:rsid w:val="000B2A08"/>
    <w:rsid w:val="000B31EE"/>
    <w:rsid w:val="000B33BD"/>
    <w:rsid w:val="000B3A53"/>
    <w:rsid w:val="000B3B3E"/>
    <w:rsid w:val="000B4F3C"/>
    <w:rsid w:val="000B52D1"/>
    <w:rsid w:val="000B57AD"/>
    <w:rsid w:val="000B623E"/>
    <w:rsid w:val="000B7A48"/>
    <w:rsid w:val="000B7B34"/>
    <w:rsid w:val="000C0700"/>
    <w:rsid w:val="000C0C45"/>
    <w:rsid w:val="000C0D33"/>
    <w:rsid w:val="000C14FC"/>
    <w:rsid w:val="000C1656"/>
    <w:rsid w:val="000C18EB"/>
    <w:rsid w:val="000C19AA"/>
    <w:rsid w:val="000C1B81"/>
    <w:rsid w:val="000C2051"/>
    <w:rsid w:val="000C2418"/>
    <w:rsid w:val="000C24A7"/>
    <w:rsid w:val="000C281E"/>
    <w:rsid w:val="000C2D10"/>
    <w:rsid w:val="000C3B01"/>
    <w:rsid w:val="000C3F53"/>
    <w:rsid w:val="000C473B"/>
    <w:rsid w:val="000C47F9"/>
    <w:rsid w:val="000C4A22"/>
    <w:rsid w:val="000C6419"/>
    <w:rsid w:val="000C694C"/>
    <w:rsid w:val="000C7323"/>
    <w:rsid w:val="000C7840"/>
    <w:rsid w:val="000D061C"/>
    <w:rsid w:val="000D0A70"/>
    <w:rsid w:val="000D0E3A"/>
    <w:rsid w:val="000D0E8D"/>
    <w:rsid w:val="000D1691"/>
    <w:rsid w:val="000D185D"/>
    <w:rsid w:val="000D1FCA"/>
    <w:rsid w:val="000D2AA2"/>
    <w:rsid w:val="000D3644"/>
    <w:rsid w:val="000D3737"/>
    <w:rsid w:val="000D3739"/>
    <w:rsid w:val="000D412A"/>
    <w:rsid w:val="000D4397"/>
    <w:rsid w:val="000D4D4A"/>
    <w:rsid w:val="000D5247"/>
    <w:rsid w:val="000D5A9F"/>
    <w:rsid w:val="000D612F"/>
    <w:rsid w:val="000D6630"/>
    <w:rsid w:val="000D669D"/>
    <w:rsid w:val="000D67F5"/>
    <w:rsid w:val="000D6955"/>
    <w:rsid w:val="000D6D2D"/>
    <w:rsid w:val="000D709C"/>
    <w:rsid w:val="000E0274"/>
    <w:rsid w:val="000E08D3"/>
    <w:rsid w:val="000E0944"/>
    <w:rsid w:val="000E0B6F"/>
    <w:rsid w:val="000E121A"/>
    <w:rsid w:val="000E1821"/>
    <w:rsid w:val="000E1B6F"/>
    <w:rsid w:val="000E248F"/>
    <w:rsid w:val="000E284E"/>
    <w:rsid w:val="000E2A3C"/>
    <w:rsid w:val="000E36B1"/>
    <w:rsid w:val="000E3959"/>
    <w:rsid w:val="000E3B24"/>
    <w:rsid w:val="000E3CDE"/>
    <w:rsid w:val="000E42E6"/>
    <w:rsid w:val="000E5468"/>
    <w:rsid w:val="000E5A64"/>
    <w:rsid w:val="000E64BE"/>
    <w:rsid w:val="000E6D4D"/>
    <w:rsid w:val="000E726F"/>
    <w:rsid w:val="000E7357"/>
    <w:rsid w:val="000E78FB"/>
    <w:rsid w:val="000F02CB"/>
    <w:rsid w:val="000F0425"/>
    <w:rsid w:val="000F17C6"/>
    <w:rsid w:val="000F1CF4"/>
    <w:rsid w:val="000F261F"/>
    <w:rsid w:val="000F28A1"/>
    <w:rsid w:val="000F2BCA"/>
    <w:rsid w:val="000F3228"/>
    <w:rsid w:val="000F32B0"/>
    <w:rsid w:val="000F3B97"/>
    <w:rsid w:val="000F44AD"/>
    <w:rsid w:val="000F4C85"/>
    <w:rsid w:val="000F5B99"/>
    <w:rsid w:val="000F5DF3"/>
    <w:rsid w:val="000F6369"/>
    <w:rsid w:val="000F719F"/>
    <w:rsid w:val="000F74D8"/>
    <w:rsid w:val="000F7B31"/>
    <w:rsid w:val="000F7E06"/>
    <w:rsid w:val="000F7ECD"/>
    <w:rsid w:val="00100089"/>
    <w:rsid w:val="00100AB4"/>
    <w:rsid w:val="00100FEA"/>
    <w:rsid w:val="001015BB"/>
    <w:rsid w:val="0010188A"/>
    <w:rsid w:val="001019B2"/>
    <w:rsid w:val="00101A15"/>
    <w:rsid w:val="00101F1C"/>
    <w:rsid w:val="0010279A"/>
    <w:rsid w:val="00102D5E"/>
    <w:rsid w:val="00102E06"/>
    <w:rsid w:val="00103A15"/>
    <w:rsid w:val="00103B12"/>
    <w:rsid w:val="001043A8"/>
    <w:rsid w:val="0010455A"/>
    <w:rsid w:val="0010459C"/>
    <w:rsid w:val="001045C3"/>
    <w:rsid w:val="00104B24"/>
    <w:rsid w:val="001052CE"/>
    <w:rsid w:val="00105617"/>
    <w:rsid w:val="0010576A"/>
    <w:rsid w:val="00106C3E"/>
    <w:rsid w:val="00106D93"/>
    <w:rsid w:val="00107581"/>
    <w:rsid w:val="0010759E"/>
    <w:rsid w:val="001077FC"/>
    <w:rsid w:val="001100EF"/>
    <w:rsid w:val="00110513"/>
    <w:rsid w:val="0011059D"/>
    <w:rsid w:val="00110E37"/>
    <w:rsid w:val="00111417"/>
    <w:rsid w:val="001114A7"/>
    <w:rsid w:val="00111594"/>
    <w:rsid w:val="001115F9"/>
    <w:rsid w:val="001116AE"/>
    <w:rsid w:val="001121CE"/>
    <w:rsid w:val="00112529"/>
    <w:rsid w:val="00112874"/>
    <w:rsid w:val="00112913"/>
    <w:rsid w:val="00112CCD"/>
    <w:rsid w:val="001138D0"/>
    <w:rsid w:val="00114536"/>
    <w:rsid w:val="0011462F"/>
    <w:rsid w:val="00114A03"/>
    <w:rsid w:val="00114A8F"/>
    <w:rsid w:val="00115D66"/>
    <w:rsid w:val="001160AB"/>
    <w:rsid w:val="0011631F"/>
    <w:rsid w:val="00116840"/>
    <w:rsid w:val="00116B6D"/>
    <w:rsid w:val="00116BA2"/>
    <w:rsid w:val="00116CDC"/>
    <w:rsid w:val="00117698"/>
    <w:rsid w:val="0011799D"/>
    <w:rsid w:val="00117A31"/>
    <w:rsid w:val="00120033"/>
    <w:rsid w:val="0012039A"/>
    <w:rsid w:val="0012061D"/>
    <w:rsid w:val="00120919"/>
    <w:rsid w:val="00120DC5"/>
    <w:rsid w:val="00120EB1"/>
    <w:rsid w:val="001210DB"/>
    <w:rsid w:val="001212E8"/>
    <w:rsid w:val="0012133A"/>
    <w:rsid w:val="0012180B"/>
    <w:rsid w:val="00121855"/>
    <w:rsid w:val="00122133"/>
    <w:rsid w:val="0012251A"/>
    <w:rsid w:val="00122657"/>
    <w:rsid w:val="001229C0"/>
    <w:rsid w:val="001230E1"/>
    <w:rsid w:val="00123484"/>
    <w:rsid w:val="0012350A"/>
    <w:rsid w:val="00123F1A"/>
    <w:rsid w:val="001240DF"/>
    <w:rsid w:val="00124214"/>
    <w:rsid w:val="001242D1"/>
    <w:rsid w:val="0012437B"/>
    <w:rsid w:val="001247C2"/>
    <w:rsid w:val="001248AC"/>
    <w:rsid w:val="00124B17"/>
    <w:rsid w:val="001251C5"/>
    <w:rsid w:val="0012594E"/>
    <w:rsid w:val="00126A03"/>
    <w:rsid w:val="0012788A"/>
    <w:rsid w:val="00127FA8"/>
    <w:rsid w:val="00130003"/>
    <w:rsid w:val="00130698"/>
    <w:rsid w:val="00130AF1"/>
    <w:rsid w:val="00130D05"/>
    <w:rsid w:val="00130DF9"/>
    <w:rsid w:val="001313AE"/>
    <w:rsid w:val="001313B2"/>
    <w:rsid w:val="0013161F"/>
    <w:rsid w:val="001317E6"/>
    <w:rsid w:val="00131BA7"/>
    <w:rsid w:val="0013237F"/>
    <w:rsid w:val="001328F8"/>
    <w:rsid w:val="00132DF1"/>
    <w:rsid w:val="00133228"/>
    <w:rsid w:val="00133605"/>
    <w:rsid w:val="00133B0C"/>
    <w:rsid w:val="00133CE3"/>
    <w:rsid w:val="001347AC"/>
    <w:rsid w:val="00134947"/>
    <w:rsid w:val="00134D13"/>
    <w:rsid w:val="00134DCC"/>
    <w:rsid w:val="00136B31"/>
    <w:rsid w:val="00136E3F"/>
    <w:rsid w:val="00137436"/>
    <w:rsid w:val="001379E9"/>
    <w:rsid w:val="00140548"/>
    <w:rsid w:val="00140A8D"/>
    <w:rsid w:val="00140CD9"/>
    <w:rsid w:val="00141294"/>
    <w:rsid w:val="0014199A"/>
    <w:rsid w:val="00142571"/>
    <w:rsid w:val="00142F43"/>
    <w:rsid w:val="00143020"/>
    <w:rsid w:val="00143770"/>
    <w:rsid w:val="00143798"/>
    <w:rsid w:val="00143B23"/>
    <w:rsid w:val="00143DC2"/>
    <w:rsid w:val="001441CF"/>
    <w:rsid w:val="00144563"/>
    <w:rsid w:val="00144567"/>
    <w:rsid w:val="001446BC"/>
    <w:rsid w:val="00145023"/>
    <w:rsid w:val="00145372"/>
    <w:rsid w:val="00145ABA"/>
    <w:rsid w:val="00145AE6"/>
    <w:rsid w:val="00145BEE"/>
    <w:rsid w:val="001464A0"/>
    <w:rsid w:val="001470FE"/>
    <w:rsid w:val="0014748A"/>
    <w:rsid w:val="00147FD9"/>
    <w:rsid w:val="00150403"/>
    <w:rsid w:val="00150EEF"/>
    <w:rsid w:val="00151079"/>
    <w:rsid w:val="00151619"/>
    <w:rsid w:val="00151F0E"/>
    <w:rsid w:val="00153587"/>
    <w:rsid w:val="001538C7"/>
    <w:rsid w:val="00153C20"/>
    <w:rsid w:val="00154156"/>
    <w:rsid w:val="0015450B"/>
    <w:rsid w:val="00154D9A"/>
    <w:rsid w:val="00155055"/>
    <w:rsid w:val="001552C7"/>
    <w:rsid w:val="0015694C"/>
    <w:rsid w:val="001570B3"/>
    <w:rsid w:val="001578FA"/>
    <w:rsid w:val="00157AF8"/>
    <w:rsid w:val="00157D47"/>
    <w:rsid w:val="001601B8"/>
    <w:rsid w:val="001606F8"/>
    <w:rsid w:val="00160D89"/>
    <w:rsid w:val="00161481"/>
    <w:rsid w:val="00161705"/>
    <w:rsid w:val="00161C94"/>
    <w:rsid w:val="00161E3C"/>
    <w:rsid w:val="00161E67"/>
    <w:rsid w:val="001621A5"/>
    <w:rsid w:val="001622B2"/>
    <w:rsid w:val="001628AC"/>
    <w:rsid w:val="00162A33"/>
    <w:rsid w:val="00162C20"/>
    <w:rsid w:val="00162CA0"/>
    <w:rsid w:val="00162EDD"/>
    <w:rsid w:val="00163873"/>
    <w:rsid w:val="0016398D"/>
    <w:rsid w:val="00164AB6"/>
    <w:rsid w:val="001654AD"/>
    <w:rsid w:val="00165C29"/>
    <w:rsid w:val="00165FE7"/>
    <w:rsid w:val="00166372"/>
    <w:rsid w:val="001663B4"/>
    <w:rsid w:val="0016645E"/>
    <w:rsid w:val="001666A4"/>
    <w:rsid w:val="001666D7"/>
    <w:rsid w:val="00166837"/>
    <w:rsid w:val="00167BC1"/>
    <w:rsid w:val="00170246"/>
    <w:rsid w:val="00170261"/>
    <w:rsid w:val="00170C95"/>
    <w:rsid w:val="001715AE"/>
    <w:rsid w:val="0017161B"/>
    <w:rsid w:val="00171E72"/>
    <w:rsid w:val="001721B1"/>
    <w:rsid w:val="0017231C"/>
    <w:rsid w:val="0017334D"/>
    <w:rsid w:val="001737AF"/>
    <w:rsid w:val="00173D68"/>
    <w:rsid w:val="00173F2F"/>
    <w:rsid w:val="00174A36"/>
    <w:rsid w:val="00174F94"/>
    <w:rsid w:val="001750FA"/>
    <w:rsid w:val="001752DD"/>
    <w:rsid w:val="0017534A"/>
    <w:rsid w:val="001756BA"/>
    <w:rsid w:val="00175AB8"/>
    <w:rsid w:val="00176D5D"/>
    <w:rsid w:val="001770AB"/>
    <w:rsid w:val="0017745C"/>
    <w:rsid w:val="0017756F"/>
    <w:rsid w:val="00177A44"/>
    <w:rsid w:val="00177AA4"/>
    <w:rsid w:val="00177D10"/>
    <w:rsid w:val="0018045D"/>
    <w:rsid w:val="00180610"/>
    <w:rsid w:val="00180F02"/>
    <w:rsid w:val="00182112"/>
    <w:rsid w:val="00182161"/>
    <w:rsid w:val="00182902"/>
    <w:rsid w:val="00182BD9"/>
    <w:rsid w:val="00182E36"/>
    <w:rsid w:val="00183354"/>
    <w:rsid w:val="0018349F"/>
    <w:rsid w:val="0018352F"/>
    <w:rsid w:val="00183620"/>
    <w:rsid w:val="001838C5"/>
    <w:rsid w:val="00184A60"/>
    <w:rsid w:val="00184E18"/>
    <w:rsid w:val="001853C5"/>
    <w:rsid w:val="00185A02"/>
    <w:rsid w:val="00186791"/>
    <w:rsid w:val="00186A16"/>
    <w:rsid w:val="001878AC"/>
    <w:rsid w:val="00187A79"/>
    <w:rsid w:val="00187CB5"/>
    <w:rsid w:val="00187EF6"/>
    <w:rsid w:val="00190239"/>
    <w:rsid w:val="001909F1"/>
    <w:rsid w:val="001915FD"/>
    <w:rsid w:val="00191BB7"/>
    <w:rsid w:val="00191BCD"/>
    <w:rsid w:val="00191EB0"/>
    <w:rsid w:val="00191F60"/>
    <w:rsid w:val="00192594"/>
    <w:rsid w:val="001927AA"/>
    <w:rsid w:val="001933D2"/>
    <w:rsid w:val="001934B6"/>
    <w:rsid w:val="00193C35"/>
    <w:rsid w:val="00193E26"/>
    <w:rsid w:val="00193F1B"/>
    <w:rsid w:val="0019411E"/>
    <w:rsid w:val="00194853"/>
    <w:rsid w:val="00195543"/>
    <w:rsid w:val="00195941"/>
    <w:rsid w:val="00196206"/>
    <w:rsid w:val="00196389"/>
    <w:rsid w:val="00196595"/>
    <w:rsid w:val="00197118"/>
    <w:rsid w:val="0019790C"/>
    <w:rsid w:val="001997A4"/>
    <w:rsid w:val="001A03F1"/>
    <w:rsid w:val="001A0649"/>
    <w:rsid w:val="001A0E11"/>
    <w:rsid w:val="001A2554"/>
    <w:rsid w:val="001A25B3"/>
    <w:rsid w:val="001A2764"/>
    <w:rsid w:val="001A2BC2"/>
    <w:rsid w:val="001A3498"/>
    <w:rsid w:val="001A356C"/>
    <w:rsid w:val="001A3A39"/>
    <w:rsid w:val="001A3AEB"/>
    <w:rsid w:val="001A3CF3"/>
    <w:rsid w:val="001A421E"/>
    <w:rsid w:val="001A4E6E"/>
    <w:rsid w:val="001A4F0E"/>
    <w:rsid w:val="001A503A"/>
    <w:rsid w:val="001A53F7"/>
    <w:rsid w:val="001A5B2B"/>
    <w:rsid w:val="001A61A1"/>
    <w:rsid w:val="001A69E3"/>
    <w:rsid w:val="001A6DD9"/>
    <w:rsid w:val="001A706B"/>
    <w:rsid w:val="001A731D"/>
    <w:rsid w:val="001A7797"/>
    <w:rsid w:val="001A7CEB"/>
    <w:rsid w:val="001A7D46"/>
    <w:rsid w:val="001B0362"/>
    <w:rsid w:val="001B0599"/>
    <w:rsid w:val="001B1228"/>
    <w:rsid w:val="001B15BD"/>
    <w:rsid w:val="001B1CBE"/>
    <w:rsid w:val="001B1EA4"/>
    <w:rsid w:val="001B2002"/>
    <w:rsid w:val="001B2949"/>
    <w:rsid w:val="001B29CE"/>
    <w:rsid w:val="001B2EAF"/>
    <w:rsid w:val="001B3659"/>
    <w:rsid w:val="001B375C"/>
    <w:rsid w:val="001B3C9A"/>
    <w:rsid w:val="001B44A8"/>
    <w:rsid w:val="001B4779"/>
    <w:rsid w:val="001B4B88"/>
    <w:rsid w:val="001B6E0B"/>
    <w:rsid w:val="001B710D"/>
    <w:rsid w:val="001B76E5"/>
    <w:rsid w:val="001B799E"/>
    <w:rsid w:val="001B7C1C"/>
    <w:rsid w:val="001B7E47"/>
    <w:rsid w:val="001C0257"/>
    <w:rsid w:val="001C0CCC"/>
    <w:rsid w:val="001C2029"/>
    <w:rsid w:val="001C2451"/>
    <w:rsid w:val="001C2917"/>
    <w:rsid w:val="001C2E32"/>
    <w:rsid w:val="001C43EE"/>
    <w:rsid w:val="001C485F"/>
    <w:rsid w:val="001C4DE9"/>
    <w:rsid w:val="001C4EE3"/>
    <w:rsid w:val="001C4FED"/>
    <w:rsid w:val="001C56C0"/>
    <w:rsid w:val="001C6720"/>
    <w:rsid w:val="001C71B2"/>
    <w:rsid w:val="001C7378"/>
    <w:rsid w:val="001C77D3"/>
    <w:rsid w:val="001D0056"/>
    <w:rsid w:val="001D02A4"/>
    <w:rsid w:val="001D06DD"/>
    <w:rsid w:val="001D079B"/>
    <w:rsid w:val="001D08FA"/>
    <w:rsid w:val="001D090A"/>
    <w:rsid w:val="001D09E5"/>
    <w:rsid w:val="001D1142"/>
    <w:rsid w:val="001D1732"/>
    <w:rsid w:val="001D242A"/>
    <w:rsid w:val="001D26CA"/>
    <w:rsid w:val="001D3AD8"/>
    <w:rsid w:val="001D3BCD"/>
    <w:rsid w:val="001D3E3A"/>
    <w:rsid w:val="001D3E4B"/>
    <w:rsid w:val="001D4519"/>
    <w:rsid w:val="001D4FC0"/>
    <w:rsid w:val="001D5087"/>
    <w:rsid w:val="001D51A1"/>
    <w:rsid w:val="001D5916"/>
    <w:rsid w:val="001D61E6"/>
    <w:rsid w:val="001D6970"/>
    <w:rsid w:val="001D6B60"/>
    <w:rsid w:val="001D6E0A"/>
    <w:rsid w:val="001D707B"/>
    <w:rsid w:val="001D7531"/>
    <w:rsid w:val="001E0681"/>
    <w:rsid w:val="001E06C9"/>
    <w:rsid w:val="001E0F40"/>
    <w:rsid w:val="001E11F2"/>
    <w:rsid w:val="001E1498"/>
    <w:rsid w:val="001E1BC5"/>
    <w:rsid w:val="001E1C8B"/>
    <w:rsid w:val="001E2DFC"/>
    <w:rsid w:val="001E3792"/>
    <w:rsid w:val="001E405B"/>
    <w:rsid w:val="001E4B5F"/>
    <w:rsid w:val="001E4F3B"/>
    <w:rsid w:val="001E4FF4"/>
    <w:rsid w:val="001E57D7"/>
    <w:rsid w:val="001E5A14"/>
    <w:rsid w:val="001E5DD7"/>
    <w:rsid w:val="001E6DAA"/>
    <w:rsid w:val="001E6F3D"/>
    <w:rsid w:val="001E706E"/>
    <w:rsid w:val="001E725C"/>
    <w:rsid w:val="001E726D"/>
    <w:rsid w:val="001E765B"/>
    <w:rsid w:val="001E7A56"/>
    <w:rsid w:val="001EE495"/>
    <w:rsid w:val="001F0478"/>
    <w:rsid w:val="001F0A9D"/>
    <w:rsid w:val="001F1A99"/>
    <w:rsid w:val="001F1DFA"/>
    <w:rsid w:val="001F21DB"/>
    <w:rsid w:val="001F29C4"/>
    <w:rsid w:val="001F2D66"/>
    <w:rsid w:val="001F31EC"/>
    <w:rsid w:val="001F3254"/>
    <w:rsid w:val="001F33B4"/>
    <w:rsid w:val="001F3611"/>
    <w:rsid w:val="001F3931"/>
    <w:rsid w:val="001F40EC"/>
    <w:rsid w:val="001F465E"/>
    <w:rsid w:val="001F471F"/>
    <w:rsid w:val="001F4977"/>
    <w:rsid w:val="001F4C15"/>
    <w:rsid w:val="001F4E06"/>
    <w:rsid w:val="001F520D"/>
    <w:rsid w:val="001F5EB4"/>
    <w:rsid w:val="001F6062"/>
    <w:rsid w:val="001F617D"/>
    <w:rsid w:val="001F6204"/>
    <w:rsid w:val="001F6486"/>
    <w:rsid w:val="001F648D"/>
    <w:rsid w:val="001F72AE"/>
    <w:rsid w:val="001F77EE"/>
    <w:rsid w:val="001F7A75"/>
    <w:rsid w:val="001F7C16"/>
    <w:rsid w:val="001F7CD6"/>
    <w:rsid w:val="001F7E7F"/>
    <w:rsid w:val="002008E7"/>
    <w:rsid w:val="00201BB9"/>
    <w:rsid w:val="00201EE4"/>
    <w:rsid w:val="00202540"/>
    <w:rsid w:val="002027FD"/>
    <w:rsid w:val="00202842"/>
    <w:rsid w:val="002032C2"/>
    <w:rsid w:val="00203EE8"/>
    <w:rsid w:val="0020412A"/>
    <w:rsid w:val="00204AF6"/>
    <w:rsid w:val="00205209"/>
    <w:rsid w:val="0020531A"/>
    <w:rsid w:val="00205A53"/>
    <w:rsid w:val="002065D4"/>
    <w:rsid w:val="00207205"/>
    <w:rsid w:val="002074AB"/>
    <w:rsid w:val="002076A8"/>
    <w:rsid w:val="00207B36"/>
    <w:rsid w:val="00207C66"/>
    <w:rsid w:val="00210A3E"/>
    <w:rsid w:val="00212BA9"/>
    <w:rsid w:val="00212D89"/>
    <w:rsid w:val="0021367B"/>
    <w:rsid w:val="00213EF6"/>
    <w:rsid w:val="0021427D"/>
    <w:rsid w:val="00214D18"/>
    <w:rsid w:val="0021543B"/>
    <w:rsid w:val="002155BF"/>
    <w:rsid w:val="00215B14"/>
    <w:rsid w:val="00215EB5"/>
    <w:rsid w:val="00215F7A"/>
    <w:rsid w:val="002163B9"/>
    <w:rsid w:val="00216B1E"/>
    <w:rsid w:val="002171E8"/>
    <w:rsid w:val="0021772F"/>
    <w:rsid w:val="00217BA6"/>
    <w:rsid w:val="00217DC4"/>
    <w:rsid w:val="002204D6"/>
    <w:rsid w:val="002225B7"/>
    <w:rsid w:val="002225DA"/>
    <w:rsid w:val="00222729"/>
    <w:rsid w:val="00222BA9"/>
    <w:rsid w:val="00222CAC"/>
    <w:rsid w:val="00222DBB"/>
    <w:rsid w:val="002235EC"/>
    <w:rsid w:val="00223AB5"/>
    <w:rsid w:val="00223C97"/>
    <w:rsid w:val="00223FEA"/>
    <w:rsid w:val="002245DB"/>
    <w:rsid w:val="00224B02"/>
    <w:rsid w:val="00224C17"/>
    <w:rsid w:val="00225532"/>
    <w:rsid w:val="00225653"/>
    <w:rsid w:val="0022571A"/>
    <w:rsid w:val="002258E0"/>
    <w:rsid w:val="0022594C"/>
    <w:rsid w:val="00226588"/>
    <w:rsid w:val="00226DCF"/>
    <w:rsid w:val="00226E55"/>
    <w:rsid w:val="0022704D"/>
    <w:rsid w:val="002270DB"/>
    <w:rsid w:val="0022789A"/>
    <w:rsid w:val="00227DCE"/>
    <w:rsid w:val="00230081"/>
    <w:rsid w:val="002301E8"/>
    <w:rsid w:val="00230BA7"/>
    <w:rsid w:val="00230E7E"/>
    <w:rsid w:val="00230FE6"/>
    <w:rsid w:val="00231326"/>
    <w:rsid w:val="00231486"/>
    <w:rsid w:val="00231F13"/>
    <w:rsid w:val="00231FAE"/>
    <w:rsid w:val="002320D4"/>
    <w:rsid w:val="00232813"/>
    <w:rsid w:val="00232CB9"/>
    <w:rsid w:val="002331EA"/>
    <w:rsid w:val="002333B9"/>
    <w:rsid w:val="00233F31"/>
    <w:rsid w:val="0023406A"/>
    <w:rsid w:val="00234257"/>
    <w:rsid w:val="00234408"/>
    <w:rsid w:val="00234797"/>
    <w:rsid w:val="002349CD"/>
    <w:rsid w:val="00234B17"/>
    <w:rsid w:val="00234C16"/>
    <w:rsid w:val="00235302"/>
    <w:rsid w:val="00235494"/>
    <w:rsid w:val="0023552A"/>
    <w:rsid w:val="00236B47"/>
    <w:rsid w:val="00236C52"/>
    <w:rsid w:val="00236D22"/>
    <w:rsid w:val="00237E49"/>
    <w:rsid w:val="002400D6"/>
    <w:rsid w:val="0024023E"/>
    <w:rsid w:val="0024040D"/>
    <w:rsid w:val="0024048E"/>
    <w:rsid w:val="0024163A"/>
    <w:rsid w:val="002417F0"/>
    <w:rsid w:val="00241A18"/>
    <w:rsid w:val="00241C69"/>
    <w:rsid w:val="002426E4"/>
    <w:rsid w:val="0024286C"/>
    <w:rsid w:val="00243236"/>
    <w:rsid w:val="00243357"/>
    <w:rsid w:val="002435AB"/>
    <w:rsid w:val="00243924"/>
    <w:rsid w:val="00244115"/>
    <w:rsid w:val="002446EC"/>
    <w:rsid w:val="002451C9"/>
    <w:rsid w:val="002454F4"/>
    <w:rsid w:val="00245A30"/>
    <w:rsid w:val="00245BC8"/>
    <w:rsid w:val="00245BFE"/>
    <w:rsid w:val="00247ABB"/>
    <w:rsid w:val="002507A3"/>
    <w:rsid w:val="0025097B"/>
    <w:rsid w:val="00250DB8"/>
    <w:rsid w:val="002515A4"/>
    <w:rsid w:val="00251935"/>
    <w:rsid w:val="00251B85"/>
    <w:rsid w:val="0025268E"/>
    <w:rsid w:val="0025291F"/>
    <w:rsid w:val="002540A8"/>
    <w:rsid w:val="00254857"/>
    <w:rsid w:val="00254A52"/>
    <w:rsid w:val="00254DBC"/>
    <w:rsid w:val="002550F8"/>
    <w:rsid w:val="00255931"/>
    <w:rsid w:val="0025652C"/>
    <w:rsid w:val="00256727"/>
    <w:rsid w:val="002567C8"/>
    <w:rsid w:val="00256EF6"/>
    <w:rsid w:val="002571C9"/>
    <w:rsid w:val="00257493"/>
    <w:rsid w:val="00257880"/>
    <w:rsid w:val="00260242"/>
    <w:rsid w:val="002602A6"/>
    <w:rsid w:val="00260516"/>
    <w:rsid w:val="00260C14"/>
    <w:rsid w:val="00260F18"/>
    <w:rsid w:val="00261967"/>
    <w:rsid w:val="00261BAB"/>
    <w:rsid w:val="002620FB"/>
    <w:rsid w:val="0026215C"/>
    <w:rsid w:val="00262314"/>
    <w:rsid w:val="00262CF7"/>
    <w:rsid w:val="0026304D"/>
    <w:rsid w:val="002633E7"/>
    <w:rsid w:val="002635AE"/>
    <w:rsid w:val="0026360E"/>
    <w:rsid w:val="002638E1"/>
    <w:rsid w:val="00263AB0"/>
    <w:rsid w:val="00263D41"/>
    <w:rsid w:val="00263F6E"/>
    <w:rsid w:val="00263FDE"/>
    <w:rsid w:val="00264402"/>
    <w:rsid w:val="002644FD"/>
    <w:rsid w:val="00264C30"/>
    <w:rsid w:val="00265219"/>
    <w:rsid w:val="002656D6"/>
    <w:rsid w:val="00265C1D"/>
    <w:rsid w:val="00265E97"/>
    <w:rsid w:val="00265F80"/>
    <w:rsid w:val="00266B4F"/>
    <w:rsid w:val="00266EB6"/>
    <w:rsid w:val="00267829"/>
    <w:rsid w:val="00267898"/>
    <w:rsid w:val="00267ABB"/>
    <w:rsid w:val="00267E3D"/>
    <w:rsid w:val="0027044F"/>
    <w:rsid w:val="00270E1B"/>
    <w:rsid w:val="00270E3C"/>
    <w:rsid w:val="00270FB7"/>
    <w:rsid w:val="00271514"/>
    <w:rsid w:val="00271619"/>
    <w:rsid w:val="002717E6"/>
    <w:rsid w:val="002726A4"/>
    <w:rsid w:val="0027302E"/>
    <w:rsid w:val="00273266"/>
    <w:rsid w:val="00273775"/>
    <w:rsid w:val="00273A84"/>
    <w:rsid w:val="00273C0E"/>
    <w:rsid w:val="00273E41"/>
    <w:rsid w:val="00274980"/>
    <w:rsid w:val="00274997"/>
    <w:rsid w:val="0027524C"/>
    <w:rsid w:val="00275250"/>
    <w:rsid w:val="002754AB"/>
    <w:rsid w:val="0027557A"/>
    <w:rsid w:val="00275BF0"/>
    <w:rsid w:val="00275F91"/>
    <w:rsid w:val="00276226"/>
    <w:rsid w:val="00276275"/>
    <w:rsid w:val="002762F8"/>
    <w:rsid w:val="002766CA"/>
    <w:rsid w:val="00276B45"/>
    <w:rsid w:val="00276C10"/>
    <w:rsid w:val="00276D6D"/>
    <w:rsid w:val="00276F30"/>
    <w:rsid w:val="00277025"/>
    <w:rsid w:val="002771F5"/>
    <w:rsid w:val="00277344"/>
    <w:rsid w:val="00277495"/>
    <w:rsid w:val="0027790E"/>
    <w:rsid w:val="0028047F"/>
    <w:rsid w:val="0028091B"/>
    <w:rsid w:val="00280CE1"/>
    <w:rsid w:val="0028125C"/>
    <w:rsid w:val="002816B3"/>
    <w:rsid w:val="002817D3"/>
    <w:rsid w:val="00281B28"/>
    <w:rsid w:val="00281B5F"/>
    <w:rsid w:val="002820E4"/>
    <w:rsid w:val="002828EC"/>
    <w:rsid w:val="00282AF7"/>
    <w:rsid w:val="00282B3F"/>
    <w:rsid w:val="00282E95"/>
    <w:rsid w:val="00283321"/>
    <w:rsid w:val="002833EB"/>
    <w:rsid w:val="002835A3"/>
    <w:rsid w:val="00283967"/>
    <w:rsid w:val="00283AAB"/>
    <w:rsid w:val="00283C02"/>
    <w:rsid w:val="00283DBF"/>
    <w:rsid w:val="00284201"/>
    <w:rsid w:val="00284225"/>
    <w:rsid w:val="00284369"/>
    <w:rsid w:val="002853BF"/>
    <w:rsid w:val="0028578D"/>
    <w:rsid w:val="0028595F"/>
    <w:rsid w:val="00286477"/>
    <w:rsid w:val="00286846"/>
    <w:rsid w:val="00286B62"/>
    <w:rsid w:val="00286B96"/>
    <w:rsid w:val="00286CA1"/>
    <w:rsid w:val="00286EDD"/>
    <w:rsid w:val="002870BC"/>
    <w:rsid w:val="002877CB"/>
    <w:rsid w:val="00287B04"/>
    <w:rsid w:val="00287F8F"/>
    <w:rsid w:val="002900E4"/>
    <w:rsid w:val="00290590"/>
    <w:rsid w:val="002905F3"/>
    <w:rsid w:val="00290988"/>
    <w:rsid w:val="00290B37"/>
    <w:rsid w:val="002911BC"/>
    <w:rsid w:val="0029160E"/>
    <w:rsid w:val="002917B2"/>
    <w:rsid w:val="002918ED"/>
    <w:rsid w:val="00291B1D"/>
    <w:rsid w:val="00291D02"/>
    <w:rsid w:val="0029281E"/>
    <w:rsid w:val="002929F5"/>
    <w:rsid w:val="00292B49"/>
    <w:rsid w:val="002931DC"/>
    <w:rsid w:val="0029327C"/>
    <w:rsid w:val="00293E5D"/>
    <w:rsid w:val="00294829"/>
    <w:rsid w:val="00294E8F"/>
    <w:rsid w:val="00295032"/>
    <w:rsid w:val="002958F9"/>
    <w:rsid w:val="00295B42"/>
    <w:rsid w:val="00296125"/>
    <w:rsid w:val="00296971"/>
    <w:rsid w:val="00296A37"/>
    <w:rsid w:val="0029730F"/>
    <w:rsid w:val="0029737C"/>
    <w:rsid w:val="002977C3"/>
    <w:rsid w:val="0029782F"/>
    <w:rsid w:val="002A0127"/>
    <w:rsid w:val="002A0E28"/>
    <w:rsid w:val="002A137E"/>
    <w:rsid w:val="002A161C"/>
    <w:rsid w:val="002A1A4A"/>
    <w:rsid w:val="002A1DEE"/>
    <w:rsid w:val="002A1E7F"/>
    <w:rsid w:val="002A1FC2"/>
    <w:rsid w:val="002A2104"/>
    <w:rsid w:val="002A2600"/>
    <w:rsid w:val="002A2D83"/>
    <w:rsid w:val="002A3711"/>
    <w:rsid w:val="002A3E9C"/>
    <w:rsid w:val="002A4023"/>
    <w:rsid w:val="002A4697"/>
    <w:rsid w:val="002A486E"/>
    <w:rsid w:val="002A5708"/>
    <w:rsid w:val="002A592F"/>
    <w:rsid w:val="002A5B30"/>
    <w:rsid w:val="002A5C71"/>
    <w:rsid w:val="002A6C3D"/>
    <w:rsid w:val="002A7227"/>
    <w:rsid w:val="002A772C"/>
    <w:rsid w:val="002A7965"/>
    <w:rsid w:val="002A7998"/>
    <w:rsid w:val="002A7BEE"/>
    <w:rsid w:val="002A7E55"/>
    <w:rsid w:val="002B037B"/>
    <w:rsid w:val="002B0809"/>
    <w:rsid w:val="002B0895"/>
    <w:rsid w:val="002B0D5D"/>
    <w:rsid w:val="002B0E23"/>
    <w:rsid w:val="002B0E7C"/>
    <w:rsid w:val="002B0E9C"/>
    <w:rsid w:val="002B1DFE"/>
    <w:rsid w:val="002B2672"/>
    <w:rsid w:val="002B2A07"/>
    <w:rsid w:val="002B3713"/>
    <w:rsid w:val="002B3792"/>
    <w:rsid w:val="002B3900"/>
    <w:rsid w:val="002B3AC6"/>
    <w:rsid w:val="002B3B1C"/>
    <w:rsid w:val="002B3BF2"/>
    <w:rsid w:val="002B41E3"/>
    <w:rsid w:val="002B4289"/>
    <w:rsid w:val="002B438D"/>
    <w:rsid w:val="002B4BAD"/>
    <w:rsid w:val="002B4DAB"/>
    <w:rsid w:val="002B4EED"/>
    <w:rsid w:val="002B4FB9"/>
    <w:rsid w:val="002B532F"/>
    <w:rsid w:val="002B5394"/>
    <w:rsid w:val="002B622C"/>
    <w:rsid w:val="002B6665"/>
    <w:rsid w:val="002B69A2"/>
    <w:rsid w:val="002B6ACD"/>
    <w:rsid w:val="002B6B04"/>
    <w:rsid w:val="002B6B1B"/>
    <w:rsid w:val="002B6BBB"/>
    <w:rsid w:val="002B6F17"/>
    <w:rsid w:val="002B72BB"/>
    <w:rsid w:val="002B75CE"/>
    <w:rsid w:val="002B7940"/>
    <w:rsid w:val="002B894E"/>
    <w:rsid w:val="002C000E"/>
    <w:rsid w:val="002C09D5"/>
    <w:rsid w:val="002C1987"/>
    <w:rsid w:val="002C28AA"/>
    <w:rsid w:val="002C2B2E"/>
    <w:rsid w:val="002C3406"/>
    <w:rsid w:val="002C3AAF"/>
    <w:rsid w:val="002C4F47"/>
    <w:rsid w:val="002C4F89"/>
    <w:rsid w:val="002C5864"/>
    <w:rsid w:val="002C62E7"/>
    <w:rsid w:val="002C6FDC"/>
    <w:rsid w:val="002C7E17"/>
    <w:rsid w:val="002D0518"/>
    <w:rsid w:val="002D05A7"/>
    <w:rsid w:val="002D06A2"/>
    <w:rsid w:val="002D12FB"/>
    <w:rsid w:val="002D1805"/>
    <w:rsid w:val="002D22A8"/>
    <w:rsid w:val="002D266E"/>
    <w:rsid w:val="002D28BB"/>
    <w:rsid w:val="002D291D"/>
    <w:rsid w:val="002D49C3"/>
    <w:rsid w:val="002D4EA5"/>
    <w:rsid w:val="002D5C58"/>
    <w:rsid w:val="002D6942"/>
    <w:rsid w:val="002D6ACC"/>
    <w:rsid w:val="002D6BF8"/>
    <w:rsid w:val="002D7C91"/>
    <w:rsid w:val="002E0702"/>
    <w:rsid w:val="002E0718"/>
    <w:rsid w:val="002E0C7E"/>
    <w:rsid w:val="002E0CFF"/>
    <w:rsid w:val="002E0F1A"/>
    <w:rsid w:val="002E1A5F"/>
    <w:rsid w:val="002E212D"/>
    <w:rsid w:val="002E2CFA"/>
    <w:rsid w:val="002E31A2"/>
    <w:rsid w:val="002E358D"/>
    <w:rsid w:val="002E35B4"/>
    <w:rsid w:val="002E3C98"/>
    <w:rsid w:val="002E5302"/>
    <w:rsid w:val="002E59B3"/>
    <w:rsid w:val="002E5A17"/>
    <w:rsid w:val="002E5BC0"/>
    <w:rsid w:val="002E67B3"/>
    <w:rsid w:val="002E7501"/>
    <w:rsid w:val="002E7528"/>
    <w:rsid w:val="002E775C"/>
    <w:rsid w:val="002E7D1C"/>
    <w:rsid w:val="002E7E36"/>
    <w:rsid w:val="002F01BF"/>
    <w:rsid w:val="002F0574"/>
    <w:rsid w:val="002F087B"/>
    <w:rsid w:val="002F0F33"/>
    <w:rsid w:val="002F1A97"/>
    <w:rsid w:val="002F21AF"/>
    <w:rsid w:val="002F2586"/>
    <w:rsid w:val="002F337C"/>
    <w:rsid w:val="002F34DA"/>
    <w:rsid w:val="002F3A23"/>
    <w:rsid w:val="002F3DD7"/>
    <w:rsid w:val="002F3FC9"/>
    <w:rsid w:val="002F40E2"/>
    <w:rsid w:val="002F4C6C"/>
    <w:rsid w:val="002F581F"/>
    <w:rsid w:val="002F584E"/>
    <w:rsid w:val="002F58B5"/>
    <w:rsid w:val="002F5F40"/>
    <w:rsid w:val="002F62E2"/>
    <w:rsid w:val="002F6357"/>
    <w:rsid w:val="002F7523"/>
    <w:rsid w:val="002F7706"/>
    <w:rsid w:val="002F7A78"/>
    <w:rsid w:val="00300C18"/>
    <w:rsid w:val="003010B6"/>
    <w:rsid w:val="003016BB"/>
    <w:rsid w:val="00301A0F"/>
    <w:rsid w:val="003024EC"/>
    <w:rsid w:val="00303783"/>
    <w:rsid w:val="0030388E"/>
    <w:rsid w:val="00303F4B"/>
    <w:rsid w:val="00303FF3"/>
    <w:rsid w:val="003046A5"/>
    <w:rsid w:val="00304D50"/>
    <w:rsid w:val="00304DFE"/>
    <w:rsid w:val="00305546"/>
    <w:rsid w:val="003057CB"/>
    <w:rsid w:val="003063FE"/>
    <w:rsid w:val="00306636"/>
    <w:rsid w:val="00307D0F"/>
    <w:rsid w:val="00310B00"/>
    <w:rsid w:val="00310B7D"/>
    <w:rsid w:val="00311B46"/>
    <w:rsid w:val="00311DC6"/>
    <w:rsid w:val="003128E1"/>
    <w:rsid w:val="00313047"/>
    <w:rsid w:val="00314704"/>
    <w:rsid w:val="00314ABB"/>
    <w:rsid w:val="00314CB4"/>
    <w:rsid w:val="00315353"/>
    <w:rsid w:val="00315AA6"/>
    <w:rsid w:val="00315B8A"/>
    <w:rsid w:val="00316002"/>
    <w:rsid w:val="003168DD"/>
    <w:rsid w:val="003169D4"/>
    <w:rsid w:val="00316A12"/>
    <w:rsid w:val="00316B6E"/>
    <w:rsid w:val="003172FA"/>
    <w:rsid w:val="00317591"/>
    <w:rsid w:val="00317AA3"/>
    <w:rsid w:val="00317CCE"/>
    <w:rsid w:val="003205C9"/>
    <w:rsid w:val="00320676"/>
    <w:rsid w:val="00320704"/>
    <w:rsid w:val="00320BD0"/>
    <w:rsid w:val="00320E7A"/>
    <w:rsid w:val="003214A9"/>
    <w:rsid w:val="00321A86"/>
    <w:rsid w:val="00321C9E"/>
    <w:rsid w:val="00322AD7"/>
    <w:rsid w:val="00323061"/>
    <w:rsid w:val="00323D86"/>
    <w:rsid w:val="00324038"/>
    <w:rsid w:val="00324A1D"/>
    <w:rsid w:val="00325291"/>
    <w:rsid w:val="00325513"/>
    <w:rsid w:val="00325A89"/>
    <w:rsid w:val="00325AE6"/>
    <w:rsid w:val="00325B11"/>
    <w:rsid w:val="00325C11"/>
    <w:rsid w:val="00325CD2"/>
    <w:rsid w:val="00326C90"/>
    <w:rsid w:val="00326D85"/>
    <w:rsid w:val="00327395"/>
    <w:rsid w:val="0032793A"/>
    <w:rsid w:val="00327941"/>
    <w:rsid w:val="00327E8B"/>
    <w:rsid w:val="00330343"/>
    <w:rsid w:val="0033072F"/>
    <w:rsid w:val="00330CAB"/>
    <w:rsid w:val="00330D59"/>
    <w:rsid w:val="00330F67"/>
    <w:rsid w:val="003313BF"/>
    <w:rsid w:val="00331AD7"/>
    <w:rsid w:val="00331C0F"/>
    <w:rsid w:val="00331DC1"/>
    <w:rsid w:val="00332086"/>
    <w:rsid w:val="003326DA"/>
    <w:rsid w:val="00332E5D"/>
    <w:rsid w:val="0033314C"/>
    <w:rsid w:val="00333184"/>
    <w:rsid w:val="003334FB"/>
    <w:rsid w:val="003336C6"/>
    <w:rsid w:val="00334292"/>
    <w:rsid w:val="00334A92"/>
    <w:rsid w:val="00334ADD"/>
    <w:rsid w:val="00334CDB"/>
    <w:rsid w:val="00334D6F"/>
    <w:rsid w:val="00335966"/>
    <w:rsid w:val="00336668"/>
    <w:rsid w:val="00336C3A"/>
    <w:rsid w:val="00336ED0"/>
    <w:rsid w:val="003372C3"/>
    <w:rsid w:val="003376F2"/>
    <w:rsid w:val="00337EA0"/>
    <w:rsid w:val="00337FD9"/>
    <w:rsid w:val="00340714"/>
    <w:rsid w:val="00341381"/>
    <w:rsid w:val="003416DD"/>
    <w:rsid w:val="00341DFD"/>
    <w:rsid w:val="00342AFF"/>
    <w:rsid w:val="00342C8B"/>
    <w:rsid w:val="00343D49"/>
    <w:rsid w:val="00343DA1"/>
    <w:rsid w:val="00344088"/>
    <w:rsid w:val="00344869"/>
    <w:rsid w:val="00344914"/>
    <w:rsid w:val="00344DC3"/>
    <w:rsid w:val="003453F8"/>
    <w:rsid w:val="00345478"/>
    <w:rsid w:val="0034548F"/>
    <w:rsid w:val="00345A20"/>
    <w:rsid w:val="00345D34"/>
    <w:rsid w:val="00345D80"/>
    <w:rsid w:val="00345E5A"/>
    <w:rsid w:val="00345E85"/>
    <w:rsid w:val="00346345"/>
    <w:rsid w:val="0034643A"/>
    <w:rsid w:val="00346467"/>
    <w:rsid w:val="00346675"/>
    <w:rsid w:val="00346E23"/>
    <w:rsid w:val="00347331"/>
    <w:rsid w:val="00350B16"/>
    <w:rsid w:val="0035169C"/>
    <w:rsid w:val="003516B5"/>
    <w:rsid w:val="00351932"/>
    <w:rsid w:val="00351B30"/>
    <w:rsid w:val="00351D1C"/>
    <w:rsid w:val="0035200A"/>
    <w:rsid w:val="00352562"/>
    <w:rsid w:val="0035291A"/>
    <w:rsid w:val="00353660"/>
    <w:rsid w:val="00353665"/>
    <w:rsid w:val="00354C2F"/>
    <w:rsid w:val="00354E44"/>
    <w:rsid w:val="0035540D"/>
    <w:rsid w:val="003556BE"/>
    <w:rsid w:val="0035610E"/>
    <w:rsid w:val="00356496"/>
    <w:rsid w:val="003566A1"/>
    <w:rsid w:val="003568A6"/>
    <w:rsid w:val="00357D9E"/>
    <w:rsid w:val="0035F445"/>
    <w:rsid w:val="003608CC"/>
    <w:rsid w:val="00360AA1"/>
    <w:rsid w:val="003611CD"/>
    <w:rsid w:val="0036155D"/>
    <w:rsid w:val="00361753"/>
    <w:rsid w:val="00361AE8"/>
    <w:rsid w:val="00361CD1"/>
    <w:rsid w:val="00362043"/>
    <w:rsid w:val="0036244B"/>
    <w:rsid w:val="00363584"/>
    <w:rsid w:val="003636AB"/>
    <w:rsid w:val="0036395A"/>
    <w:rsid w:val="003648A0"/>
    <w:rsid w:val="00365412"/>
    <w:rsid w:val="00365938"/>
    <w:rsid w:val="003666BC"/>
    <w:rsid w:val="00366F1A"/>
    <w:rsid w:val="00367234"/>
    <w:rsid w:val="003675AE"/>
    <w:rsid w:val="00367806"/>
    <w:rsid w:val="00367E8D"/>
    <w:rsid w:val="0037055F"/>
    <w:rsid w:val="003707F0"/>
    <w:rsid w:val="00371D6D"/>
    <w:rsid w:val="003725AA"/>
    <w:rsid w:val="0037267C"/>
    <w:rsid w:val="003728CF"/>
    <w:rsid w:val="00372AC0"/>
    <w:rsid w:val="00373331"/>
    <w:rsid w:val="003737E7"/>
    <w:rsid w:val="00373856"/>
    <w:rsid w:val="00373C20"/>
    <w:rsid w:val="003742A9"/>
    <w:rsid w:val="0037473C"/>
    <w:rsid w:val="00374788"/>
    <w:rsid w:val="003751DA"/>
    <w:rsid w:val="003756C6"/>
    <w:rsid w:val="00375917"/>
    <w:rsid w:val="003759CB"/>
    <w:rsid w:val="00375A27"/>
    <w:rsid w:val="0037602B"/>
    <w:rsid w:val="00376031"/>
    <w:rsid w:val="003773D8"/>
    <w:rsid w:val="0037772E"/>
    <w:rsid w:val="00377836"/>
    <w:rsid w:val="00377CC0"/>
    <w:rsid w:val="0038006F"/>
    <w:rsid w:val="00380DC5"/>
    <w:rsid w:val="00381336"/>
    <w:rsid w:val="0038222E"/>
    <w:rsid w:val="00382753"/>
    <w:rsid w:val="00382BE5"/>
    <w:rsid w:val="00383121"/>
    <w:rsid w:val="00383379"/>
    <w:rsid w:val="0038355D"/>
    <w:rsid w:val="00383F1E"/>
    <w:rsid w:val="00384B9C"/>
    <w:rsid w:val="00384E80"/>
    <w:rsid w:val="003855B4"/>
    <w:rsid w:val="00385C44"/>
    <w:rsid w:val="00385ED5"/>
    <w:rsid w:val="00385FBB"/>
    <w:rsid w:val="0038659A"/>
    <w:rsid w:val="0038685F"/>
    <w:rsid w:val="00386DEA"/>
    <w:rsid w:val="00387142"/>
    <w:rsid w:val="00387178"/>
    <w:rsid w:val="0038721E"/>
    <w:rsid w:val="0038730E"/>
    <w:rsid w:val="00387475"/>
    <w:rsid w:val="003875A8"/>
    <w:rsid w:val="00387611"/>
    <w:rsid w:val="003876E3"/>
    <w:rsid w:val="00387858"/>
    <w:rsid w:val="00387B23"/>
    <w:rsid w:val="00387CD9"/>
    <w:rsid w:val="0039036B"/>
    <w:rsid w:val="0039060D"/>
    <w:rsid w:val="00390693"/>
    <w:rsid w:val="00390828"/>
    <w:rsid w:val="003911C7"/>
    <w:rsid w:val="003912D5"/>
    <w:rsid w:val="0039143A"/>
    <w:rsid w:val="0039188D"/>
    <w:rsid w:val="00391BA8"/>
    <w:rsid w:val="00391D62"/>
    <w:rsid w:val="003929B1"/>
    <w:rsid w:val="0039316D"/>
    <w:rsid w:val="003936FD"/>
    <w:rsid w:val="00393FB2"/>
    <w:rsid w:val="00394725"/>
    <w:rsid w:val="00394D2B"/>
    <w:rsid w:val="00394E64"/>
    <w:rsid w:val="00394F1E"/>
    <w:rsid w:val="0039520F"/>
    <w:rsid w:val="00396B37"/>
    <w:rsid w:val="00396D2C"/>
    <w:rsid w:val="00396DCF"/>
    <w:rsid w:val="003971FD"/>
    <w:rsid w:val="00397D29"/>
    <w:rsid w:val="00397EC7"/>
    <w:rsid w:val="003A03AA"/>
    <w:rsid w:val="003A0DCD"/>
    <w:rsid w:val="003A1797"/>
    <w:rsid w:val="003A1B4E"/>
    <w:rsid w:val="003A1B69"/>
    <w:rsid w:val="003A1E19"/>
    <w:rsid w:val="003A1EC1"/>
    <w:rsid w:val="003A2063"/>
    <w:rsid w:val="003A24A1"/>
    <w:rsid w:val="003A24B1"/>
    <w:rsid w:val="003A253A"/>
    <w:rsid w:val="003A364F"/>
    <w:rsid w:val="003A4FFE"/>
    <w:rsid w:val="003A5115"/>
    <w:rsid w:val="003A51D6"/>
    <w:rsid w:val="003A51E6"/>
    <w:rsid w:val="003A51EC"/>
    <w:rsid w:val="003A5D6B"/>
    <w:rsid w:val="003A6386"/>
    <w:rsid w:val="003A67E1"/>
    <w:rsid w:val="003A6C9E"/>
    <w:rsid w:val="003A74B5"/>
    <w:rsid w:val="003A7C4E"/>
    <w:rsid w:val="003A7C76"/>
    <w:rsid w:val="003B029C"/>
    <w:rsid w:val="003B043E"/>
    <w:rsid w:val="003B04B9"/>
    <w:rsid w:val="003B0A5F"/>
    <w:rsid w:val="003B0C08"/>
    <w:rsid w:val="003B12F1"/>
    <w:rsid w:val="003B1394"/>
    <w:rsid w:val="003B15C4"/>
    <w:rsid w:val="003B313D"/>
    <w:rsid w:val="003B31B0"/>
    <w:rsid w:val="003B3B16"/>
    <w:rsid w:val="003B4EC5"/>
    <w:rsid w:val="003B5980"/>
    <w:rsid w:val="003B5E2F"/>
    <w:rsid w:val="003B6018"/>
    <w:rsid w:val="003B677D"/>
    <w:rsid w:val="003B6BAC"/>
    <w:rsid w:val="003B714F"/>
    <w:rsid w:val="003C00E6"/>
    <w:rsid w:val="003C05EE"/>
    <w:rsid w:val="003C0A20"/>
    <w:rsid w:val="003C0EB5"/>
    <w:rsid w:val="003C0FEC"/>
    <w:rsid w:val="003C1985"/>
    <w:rsid w:val="003C220C"/>
    <w:rsid w:val="003C2A22"/>
    <w:rsid w:val="003C2F7D"/>
    <w:rsid w:val="003C2FDD"/>
    <w:rsid w:val="003C3593"/>
    <w:rsid w:val="003C3D92"/>
    <w:rsid w:val="003C453E"/>
    <w:rsid w:val="003C490E"/>
    <w:rsid w:val="003C4926"/>
    <w:rsid w:val="003C4BAE"/>
    <w:rsid w:val="003C63DE"/>
    <w:rsid w:val="003C6800"/>
    <w:rsid w:val="003C6B8C"/>
    <w:rsid w:val="003C6CE5"/>
    <w:rsid w:val="003C6F8B"/>
    <w:rsid w:val="003C74D6"/>
    <w:rsid w:val="003C7B1D"/>
    <w:rsid w:val="003D0329"/>
    <w:rsid w:val="003D1BE6"/>
    <w:rsid w:val="003D21BC"/>
    <w:rsid w:val="003D21CB"/>
    <w:rsid w:val="003D323C"/>
    <w:rsid w:val="003D33C6"/>
    <w:rsid w:val="003D364A"/>
    <w:rsid w:val="003D36ED"/>
    <w:rsid w:val="003D37F3"/>
    <w:rsid w:val="003D3A79"/>
    <w:rsid w:val="003D4C94"/>
    <w:rsid w:val="003D6B13"/>
    <w:rsid w:val="003D6D8F"/>
    <w:rsid w:val="003D7257"/>
    <w:rsid w:val="003D7572"/>
    <w:rsid w:val="003D791F"/>
    <w:rsid w:val="003D7B3B"/>
    <w:rsid w:val="003D7C20"/>
    <w:rsid w:val="003E02B2"/>
    <w:rsid w:val="003E0345"/>
    <w:rsid w:val="003E04CC"/>
    <w:rsid w:val="003E0C1A"/>
    <w:rsid w:val="003E120D"/>
    <w:rsid w:val="003E229E"/>
    <w:rsid w:val="003E2834"/>
    <w:rsid w:val="003E2852"/>
    <w:rsid w:val="003E2D3E"/>
    <w:rsid w:val="003E32B6"/>
    <w:rsid w:val="003E37CF"/>
    <w:rsid w:val="003E44D6"/>
    <w:rsid w:val="003E4729"/>
    <w:rsid w:val="003E4856"/>
    <w:rsid w:val="003E4A52"/>
    <w:rsid w:val="003E4AAA"/>
    <w:rsid w:val="003E588E"/>
    <w:rsid w:val="003E5E69"/>
    <w:rsid w:val="003E6E7D"/>
    <w:rsid w:val="003E707D"/>
    <w:rsid w:val="003E73C7"/>
    <w:rsid w:val="003E7CD6"/>
    <w:rsid w:val="003E7FC5"/>
    <w:rsid w:val="003F0303"/>
    <w:rsid w:val="003F0B3F"/>
    <w:rsid w:val="003F0D31"/>
    <w:rsid w:val="003F1386"/>
    <w:rsid w:val="003F1D0A"/>
    <w:rsid w:val="003F239C"/>
    <w:rsid w:val="003F2C62"/>
    <w:rsid w:val="003F2EC1"/>
    <w:rsid w:val="003F3FC8"/>
    <w:rsid w:val="003F4260"/>
    <w:rsid w:val="003F4E73"/>
    <w:rsid w:val="003F518A"/>
    <w:rsid w:val="003F54CC"/>
    <w:rsid w:val="003F5B68"/>
    <w:rsid w:val="003F5D09"/>
    <w:rsid w:val="003F5D89"/>
    <w:rsid w:val="003F5E29"/>
    <w:rsid w:val="003F625D"/>
    <w:rsid w:val="003F669B"/>
    <w:rsid w:val="003F67EF"/>
    <w:rsid w:val="003F6AB4"/>
    <w:rsid w:val="003F6F7E"/>
    <w:rsid w:val="003F737E"/>
    <w:rsid w:val="003F7B00"/>
    <w:rsid w:val="00401183"/>
    <w:rsid w:val="00401538"/>
    <w:rsid w:val="004015F7"/>
    <w:rsid w:val="00401861"/>
    <w:rsid w:val="0040200C"/>
    <w:rsid w:val="0040231C"/>
    <w:rsid w:val="00403835"/>
    <w:rsid w:val="00403EF1"/>
    <w:rsid w:val="004040F5"/>
    <w:rsid w:val="0040420C"/>
    <w:rsid w:val="00404717"/>
    <w:rsid w:val="00404AA0"/>
    <w:rsid w:val="00404B94"/>
    <w:rsid w:val="00404ECF"/>
    <w:rsid w:val="00404EE1"/>
    <w:rsid w:val="0040613C"/>
    <w:rsid w:val="004063EE"/>
    <w:rsid w:val="004065D3"/>
    <w:rsid w:val="004079A0"/>
    <w:rsid w:val="00407F97"/>
    <w:rsid w:val="00410566"/>
    <w:rsid w:val="004108CC"/>
    <w:rsid w:val="00410E7C"/>
    <w:rsid w:val="00411678"/>
    <w:rsid w:val="004119E7"/>
    <w:rsid w:val="00411C67"/>
    <w:rsid w:val="00412680"/>
    <w:rsid w:val="00412D3E"/>
    <w:rsid w:val="00412DF5"/>
    <w:rsid w:val="00413715"/>
    <w:rsid w:val="00413CAC"/>
    <w:rsid w:val="00414188"/>
    <w:rsid w:val="00414482"/>
    <w:rsid w:val="004151CA"/>
    <w:rsid w:val="004151D9"/>
    <w:rsid w:val="00415497"/>
    <w:rsid w:val="0041574F"/>
    <w:rsid w:val="00415A19"/>
    <w:rsid w:val="00415BF4"/>
    <w:rsid w:val="00416642"/>
    <w:rsid w:val="00416E5C"/>
    <w:rsid w:val="00416FC9"/>
    <w:rsid w:val="00417171"/>
    <w:rsid w:val="004206F6"/>
    <w:rsid w:val="0042092B"/>
    <w:rsid w:val="00420E0D"/>
    <w:rsid w:val="00421351"/>
    <w:rsid w:val="00421488"/>
    <w:rsid w:val="004218B2"/>
    <w:rsid w:val="0042263A"/>
    <w:rsid w:val="00423051"/>
    <w:rsid w:val="004230B5"/>
    <w:rsid w:val="00423FB3"/>
    <w:rsid w:val="0042467C"/>
    <w:rsid w:val="004246A7"/>
    <w:rsid w:val="004248AD"/>
    <w:rsid w:val="00424931"/>
    <w:rsid w:val="00425219"/>
    <w:rsid w:val="0042526E"/>
    <w:rsid w:val="004257D0"/>
    <w:rsid w:val="0042594C"/>
    <w:rsid w:val="00425ED6"/>
    <w:rsid w:val="00426AEC"/>
    <w:rsid w:val="00427321"/>
    <w:rsid w:val="00430242"/>
    <w:rsid w:val="00430268"/>
    <w:rsid w:val="00431407"/>
    <w:rsid w:val="004319B0"/>
    <w:rsid w:val="0043226A"/>
    <w:rsid w:val="004322AB"/>
    <w:rsid w:val="00432A2B"/>
    <w:rsid w:val="004339D8"/>
    <w:rsid w:val="00433A4C"/>
    <w:rsid w:val="00434399"/>
    <w:rsid w:val="004344B2"/>
    <w:rsid w:val="00434A91"/>
    <w:rsid w:val="004359EA"/>
    <w:rsid w:val="004363B5"/>
    <w:rsid w:val="004365F0"/>
    <w:rsid w:val="00436D2E"/>
    <w:rsid w:val="00436DEC"/>
    <w:rsid w:val="00436E62"/>
    <w:rsid w:val="00437E92"/>
    <w:rsid w:val="0044007A"/>
    <w:rsid w:val="00440122"/>
    <w:rsid w:val="00440273"/>
    <w:rsid w:val="004404D9"/>
    <w:rsid w:val="00440AF2"/>
    <w:rsid w:val="00440D2B"/>
    <w:rsid w:val="00441C12"/>
    <w:rsid w:val="0044214A"/>
    <w:rsid w:val="00442B58"/>
    <w:rsid w:val="00443042"/>
    <w:rsid w:val="00443261"/>
    <w:rsid w:val="0044359D"/>
    <w:rsid w:val="00443A83"/>
    <w:rsid w:val="00443ABC"/>
    <w:rsid w:val="00443B74"/>
    <w:rsid w:val="00444088"/>
    <w:rsid w:val="004447B7"/>
    <w:rsid w:val="004447C3"/>
    <w:rsid w:val="004449F0"/>
    <w:rsid w:val="00444AB2"/>
    <w:rsid w:val="00444EB5"/>
    <w:rsid w:val="0044537F"/>
    <w:rsid w:val="00445440"/>
    <w:rsid w:val="00445932"/>
    <w:rsid w:val="00445A4C"/>
    <w:rsid w:val="0044601A"/>
    <w:rsid w:val="0044624C"/>
    <w:rsid w:val="00446330"/>
    <w:rsid w:val="004466A9"/>
    <w:rsid w:val="004473A2"/>
    <w:rsid w:val="004478CD"/>
    <w:rsid w:val="00447EC3"/>
    <w:rsid w:val="00450EAA"/>
    <w:rsid w:val="00451A55"/>
    <w:rsid w:val="00451ADF"/>
    <w:rsid w:val="00451DFA"/>
    <w:rsid w:val="00452608"/>
    <w:rsid w:val="00452AF8"/>
    <w:rsid w:val="004532E2"/>
    <w:rsid w:val="004536BF"/>
    <w:rsid w:val="004536F5"/>
    <w:rsid w:val="00453E38"/>
    <w:rsid w:val="00454530"/>
    <w:rsid w:val="004549D4"/>
    <w:rsid w:val="004551AE"/>
    <w:rsid w:val="00455522"/>
    <w:rsid w:val="004559B6"/>
    <w:rsid w:val="004560C7"/>
    <w:rsid w:val="004561D8"/>
    <w:rsid w:val="004565C3"/>
    <w:rsid w:val="00456755"/>
    <w:rsid w:val="004572FA"/>
    <w:rsid w:val="004602CC"/>
    <w:rsid w:val="004610BA"/>
    <w:rsid w:val="00461F43"/>
    <w:rsid w:val="00462610"/>
    <w:rsid w:val="00462741"/>
    <w:rsid w:val="004629A8"/>
    <w:rsid w:val="00462AA1"/>
    <w:rsid w:val="00462D4F"/>
    <w:rsid w:val="004633AE"/>
    <w:rsid w:val="0046388D"/>
    <w:rsid w:val="00463B49"/>
    <w:rsid w:val="00463BA9"/>
    <w:rsid w:val="004641B1"/>
    <w:rsid w:val="00464578"/>
    <w:rsid w:val="004649F3"/>
    <w:rsid w:val="00464AE7"/>
    <w:rsid w:val="00464B18"/>
    <w:rsid w:val="0046635C"/>
    <w:rsid w:val="00466429"/>
    <w:rsid w:val="004665F7"/>
    <w:rsid w:val="00466915"/>
    <w:rsid w:val="00467298"/>
    <w:rsid w:val="00467C22"/>
    <w:rsid w:val="00470CFD"/>
    <w:rsid w:val="004710D0"/>
    <w:rsid w:val="00471628"/>
    <w:rsid w:val="00472B82"/>
    <w:rsid w:val="00473321"/>
    <w:rsid w:val="004734AA"/>
    <w:rsid w:val="00473715"/>
    <w:rsid w:val="00473D7C"/>
    <w:rsid w:val="00473F70"/>
    <w:rsid w:val="004747B3"/>
    <w:rsid w:val="004747CD"/>
    <w:rsid w:val="00474E70"/>
    <w:rsid w:val="00475267"/>
    <w:rsid w:val="00475283"/>
    <w:rsid w:val="00475725"/>
    <w:rsid w:val="00475916"/>
    <w:rsid w:val="0047598C"/>
    <w:rsid w:val="00475A41"/>
    <w:rsid w:val="0047678E"/>
    <w:rsid w:val="00476ACF"/>
    <w:rsid w:val="00477005"/>
    <w:rsid w:val="004773DB"/>
    <w:rsid w:val="0047798E"/>
    <w:rsid w:val="00477D95"/>
    <w:rsid w:val="00477E90"/>
    <w:rsid w:val="004808D4"/>
    <w:rsid w:val="004816BA"/>
    <w:rsid w:val="004817E5"/>
    <w:rsid w:val="00481DC4"/>
    <w:rsid w:val="00482403"/>
    <w:rsid w:val="004824A0"/>
    <w:rsid w:val="00482BDD"/>
    <w:rsid w:val="00482E1E"/>
    <w:rsid w:val="00482E8E"/>
    <w:rsid w:val="00483271"/>
    <w:rsid w:val="00483C27"/>
    <w:rsid w:val="00483DF8"/>
    <w:rsid w:val="00484385"/>
    <w:rsid w:val="00484C90"/>
    <w:rsid w:val="0048501B"/>
    <w:rsid w:val="004851AB"/>
    <w:rsid w:val="00485383"/>
    <w:rsid w:val="00485519"/>
    <w:rsid w:val="004859FD"/>
    <w:rsid w:val="00485F56"/>
    <w:rsid w:val="00486753"/>
    <w:rsid w:val="00486C50"/>
    <w:rsid w:val="0048743E"/>
    <w:rsid w:val="00487477"/>
    <w:rsid w:val="004879B4"/>
    <w:rsid w:val="00487B5D"/>
    <w:rsid w:val="00487D2A"/>
    <w:rsid w:val="00487F8A"/>
    <w:rsid w:val="004907DC"/>
    <w:rsid w:val="00490A71"/>
    <w:rsid w:val="004915DD"/>
    <w:rsid w:val="00491E8F"/>
    <w:rsid w:val="00492241"/>
    <w:rsid w:val="004926A3"/>
    <w:rsid w:val="00493494"/>
    <w:rsid w:val="004937F6"/>
    <w:rsid w:val="004938EF"/>
    <w:rsid w:val="00493C3D"/>
    <w:rsid w:val="00493C84"/>
    <w:rsid w:val="00494A25"/>
    <w:rsid w:val="00494C6C"/>
    <w:rsid w:val="00494DD9"/>
    <w:rsid w:val="0049552A"/>
    <w:rsid w:val="004957D8"/>
    <w:rsid w:val="00496A88"/>
    <w:rsid w:val="00497436"/>
    <w:rsid w:val="004975D4"/>
    <w:rsid w:val="004978D3"/>
    <w:rsid w:val="00497B66"/>
    <w:rsid w:val="00497E9E"/>
    <w:rsid w:val="004A0D73"/>
    <w:rsid w:val="004A10A3"/>
    <w:rsid w:val="004A1148"/>
    <w:rsid w:val="004A14A0"/>
    <w:rsid w:val="004A2CF2"/>
    <w:rsid w:val="004A3527"/>
    <w:rsid w:val="004A3FDB"/>
    <w:rsid w:val="004A46ED"/>
    <w:rsid w:val="004A4A6C"/>
    <w:rsid w:val="004A4FB3"/>
    <w:rsid w:val="004A520F"/>
    <w:rsid w:val="004A5540"/>
    <w:rsid w:val="004A63BB"/>
    <w:rsid w:val="004A6AAE"/>
    <w:rsid w:val="004A6FC8"/>
    <w:rsid w:val="004A725C"/>
    <w:rsid w:val="004A732C"/>
    <w:rsid w:val="004A787E"/>
    <w:rsid w:val="004A7C6F"/>
    <w:rsid w:val="004A7F37"/>
    <w:rsid w:val="004A7FEE"/>
    <w:rsid w:val="004B03D9"/>
    <w:rsid w:val="004B072A"/>
    <w:rsid w:val="004B075F"/>
    <w:rsid w:val="004B090F"/>
    <w:rsid w:val="004B1EF3"/>
    <w:rsid w:val="004B23BF"/>
    <w:rsid w:val="004B2898"/>
    <w:rsid w:val="004B2C6C"/>
    <w:rsid w:val="004B2CD5"/>
    <w:rsid w:val="004B3857"/>
    <w:rsid w:val="004B3DC4"/>
    <w:rsid w:val="004B3FB3"/>
    <w:rsid w:val="004B4396"/>
    <w:rsid w:val="004B45AE"/>
    <w:rsid w:val="004B4D7B"/>
    <w:rsid w:val="004B56D9"/>
    <w:rsid w:val="004B5988"/>
    <w:rsid w:val="004B5CFE"/>
    <w:rsid w:val="004B5E10"/>
    <w:rsid w:val="004B640C"/>
    <w:rsid w:val="004B69A8"/>
    <w:rsid w:val="004B69CC"/>
    <w:rsid w:val="004B6D78"/>
    <w:rsid w:val="004B7EB9"/>
    <w:rsid w:val="004B7EC4"/>
    <w:rsid w:val="004C0493"/>
    <w:rsid w:val="004C0CE3"/>
    <w:rsid w:val="004C1175"/>
    <w:rsid w:val="004C1B17"/>
    <w:rsid w:val="004C1E92"/>
    <w:rsid w:val="004C1F23"/>
    <w:rsid w:val="004C200B"/>
    <w:rsid w:val="004C2451"/>
    <w:rsid w:val="004C25EA"/>
    <w:rsid w:val="004C2647"/>
    <w:rsid w:val="004C282E"/>
    <w:rsid w:val="004C28DC"/>
    <w:rsid w:val="004C29CF"/>
    <w:rsid w:val="004C2AED"/>
    <w:rsid w:val="004C2B4A"/>
    <w:rsid w:val="004C2B69"/>
    <w:rsid w:val="004C2C39"/>
    <w:rsid w:val="004C38B5"/>
    <w:rsid w:val="004C39D7"/>
    <w:rsid w:val="004C41A4"/>
    <w:rsid w:val="004C41EA"/>
    <w:rsid w:val="004C45DA"/>
    <w:rsid w:val="004C46B2"/>
    <w:rsid w:val="004C4B24"/>
    <w:rsid w:val="004C53F7"/>
    <w:rsid w:val="004C544A"/>
    <w:rsid w:val="004C5764"/>
    <w:rsid w:val="004C57DF"/>
    <w:rsid w:val="004C5AA3"/>
    <w:rsid w:val="004C5BF8"/>
    <w:rsid w:val="004C5F95"/>
    <w:rsid w:val="004C6A0B"/>
    <w:rsid w:val="004D0093"/>
    <w:rsid w:val="004D00DA"/>
    <w:rsid w:val="004D0206"/>
    <w:rsid w:val="004D0662"/>
    <w:rsid w:val="004D06D3"/>
    <w:rsid w:val="004D0C9C"/>
    <w:rsid w:val="004D0FA8"/>
    <w:rsid w:val="004D21B7"/>
    <w:rsid w:val="004D281A"/>
    <w:rsid w:val="004D33C2"/>
    <w:rsid w:val="004D3ED2"/>
    <w:rsid w:val="004D4B6E"/>
    <w:rsid w:val="004D4FC9"/>
    <w:rsid w:val="004D5436"/>
    <w:rsid w:val="004D5C21"/>
    <w:rsid w:val="004D6763"/>
    <w:rsid w:val="004D70D8"/>
    <w:rsid w:val="004D73E0"/>
    <w:rsid w:val="004D78B1"/>
    <w:rsid w:val="004D7C25"/>
    <w:rsid w:val="004D7EE8"/>
    <w:rsid w:val="004E07F9"/>
    <w:rsid w:val="004E0DEE"/>
    <w:rsid w:val="004E11D5"/>
    <w:rsid w:val="004E131A"/>
    <w:rsid w:val="004E16EE"/>
    <w:rsid w:val="004E2543"/>
    <w:rsid w:val="004E2684"/>
    <w:rsid w:val="004E273F"/>
    <w:rsid w:val="004E2C35"/>
    <w:rsid w:val="004E2F7A"/>
    <w:rsid w:val="004E3256"/>
    <w:rsid w:val="004E346F"/>
    <w:rsid w:val="004E3F2B"/>
    <w:rsid w:val="004E4A20"/>
    <w:rsid w:val="004E4EA1"/>
    <w:rsid w:val="004E5160"/>
    <w:rsid w:val="004E5634"/>
    <w:rsid w:val="004E5CA1"/>
    <w:rsid w:val="004E6549"/>
    <w:rsid w:val="004E65D2"/>
    <w:rsid w:val="004E65FC"/>
    <w:rsid w:val="004E6C91"/>
    <w:rsid w:val="004E7818"/>
    <w:rsid w:val="004E7F4F"/>
    <w:rsid w:val="004F0237"/>
    <w:rsid w:val="004F0709"/>
    <w:rsid w:val="004F0919"/>
    <w:rsid w:val="004F0A59"/>
    <w:rsid w:val="004F171F"/>
    <w:rsid w:val="004F1886"/>
    <w:rsid w:val="004F1E60"/>
    <w:rsid w:val="004F20A9"/>
    <w:rsid w:val="004F2339"/>
    <w:rsid w:val="004F2972"/>
    <w:rsid w:val="004F326E"/>
    <w:rsid w:val="004F390E"/>
    <w:rsid w:val="004F415D"/>
    <w:rsid w:val="004F4431"/>
    <w:rsid w:val="004F452E"/>
    <w:rsid w:val="004F4561"/>
    <w:rsid w:val="004F4B87"/>
    <w:rsid w:val="004F4C0A"/>
    <w:rsid w:val="004F4F94"/>
    <w:rsid w:val="004F56E3"/>
    <w:rsid w:val="004F5FA9"/>
    <w:rsid w:val="004F603D"/>
    <w:rsid w:val="004F6456"/>
    <w:rsid w:val="004F6589"/>
    <w:rsid w:val="004F6C62"/>
    <w:rsid w:val="004F6D8F"/>
    <w:rsid w:val="004F6E04"/>
    <w:rsid w:val="004F6EE4"/>
    <w:rsid w:val="004F7696"/>
    <w:rsid w:val="00500205"/>
    <w:rsid w:val="0050063B"/>
    <w:rsid w:val="00500929"/>
    <w:rsid w:val="00500D4F"/>
    <w:rsid w:val="00501C48"/>
    <w:rsid w:val="00501FC0"/>
    <w:rsid w:val="005025A9"/>
    <w:rsid w:val="005027BB"/>
    <w:rsid w:val="00503591"/>
    <w:rsid w:val="00503703"/>
    <w:rsid w:val="00503AA6"/>
    <w:rsid w:val="00504246"/>
    <w:rsid w:val="00504369"/>
    <w:rsid w:val="00504672"/>
    <w:rsid w:val="00504C2E"/>
    <w:rsid w:val="005051E6"/>
    <w:rsid w:val="00506056"/>
    <w:rsid w:val="00506504"/>
    <w:rsid w:val="0050660A"/>
    <w:rsid w:val="00506A4B"/>
    <w:rsid w:val="00507718"/>
    <w:rsid w:val="00507728"/>
    <w:rsid w:val="005079B9"/>
    <w:rsid w:val="00507AF8"/>
    <w:rsid w:val="00507E6F"/>
    <w:rsid w:val="00507EC6"/>
    <w:rsid w:val="00510017"/>
    <w:rsid w:val="00510611"/>
    <w:rsid w:val="0051095D"/>
    <w:rsid w:val="00511063"/>
    <w:rsid w:val="005112BC"/>
    <w:rsid w:val="00511948"/>
    <w:rsid w:val="00511CDD"/>
    <w:rsid w:val="00511D90"/>
    <w:rsid w:val="00511DE2"/>
    <w:rsid w:val="0051203E"/>
    <w:rsid w:val="00512360"/>
    <w:rsid w:val="0051264D"/>
    <w:rsid w:val="00512840"/>
    <w:rsid w:val="005128F5"/>
    <w:rsid w:val="00512A6E"/>
    <w:rsid w:val="00512BD6"/>
    <w:rsid w:val="00512D63"/>
    <w:rsid w:val="005132F3"/>
    <w:rsid w:val="005136AD"/>
    <w:rsid w:val="0051371C"/>
    <w:rsid w:val="005138E8"/>
    <w:rsid w:val="00513ACE"/>
    <w:rsid w:val="005147CD"/>
    <w:rsid w:val="00514E56"/>
    <w:rsid w:val="005150FA"/>
    <w:rsid w:val="00515225"/>
    <w:rsid w:val="0051544E"/>
    <w:rsid w:val="00516231"/>
    <w:rsid w:val="00516F0C"/>
    <w:rsid w:val="00517115"/>
    <w:rsid w:val="005172C3"/>
    <w:rsid w:val="00517B1F"/>
    <w:rsid w:val="00517F12"/>
    <w:rsid w:val="00520304"/>
    <w:rsid w:val="0052075D"/>
    <w:rsid w:val="005208C3"/>
    <w:rsid w:val="00520B7F"/>
    <w:rsid w:val="00520EE4"/>
    <w:rsid w:val="0052120F"/>
    <w:rsid w:val="0052137F"/>
    <w:rsid w:val="00521C70"/>
    <w:rsid w:val="005220E8"/>
    <w:rsid w:val="00522786"/>
    <w:rsid w:val="005230AC"/>
    <w:rsid w:val="00523E22"/>
    <w:rsid w:val="00524280"/>
    <w:rsid w:val="00524571"/>
    <w:rsid w:val="0052458F"/>
    <w:rsid w:val="00524731"/>
    <w:rsid w:val="00525A63"/>
    <w:rsid w:val="00525FF4"/>
    <w:rsid w:val="0052704B"/>
    <w:rsid w:val="005272AE"/>
    <w:rsid w:val="00527903"/>
    <w:rsid w:val="00527F5F"/>
    <w:rsid w:val="00530878"/>
    <w:rsid w:val="00530CF2"/>
    <w:rsid w:val="00530D13"/>
    <w:rsid w:val="00531232"/>
    <w:rsid w:val="005323BC"/>
    <w:rsid w:val="00532916"/>
    <w:rsid w:val="00532DA0"/>
    <w:rsid w:val="00532E95"/>
    <w:rsid w:val="00532F61"/>
    <w:rsid w:val="005333A2"/>
    <w:rsid w:val="005347CE"/>
    <w:rsid w:val="00534B32"/>
    <w:rsid w:val="00536284"/>
    <w:rsid w:val="00536546"/>
    <w:rsid w:val="00536958"/>
    <w:rsid w:val="00536A22"/>
    <w:rsid w:val="00536D4A"/>
    <w:rsid w:val="00537B96"/>
    <w:rsid w:val="0054006B"/>
    <w:rsid w:val="005400C3"/>
    <w:rsid w:val="005402A9"/>
    <w:rsid w:val="00540907"/>
    <w:rsid w:val="00540945"/>
    <w:rsid w:val="00541930"/>
    <w:rsid w:val="00541FE4"/>
    <w:rsid w:val="00542201"/>
    <w:rsid w:val="00542489"/>
    <w:rsid w:val="005425DD"/>
    <w:rsid w:val="005426DC"/>
    <w:rsid w:val="0054291A"/>
    <w:rsid w:val="005429C0"/>
    <w:rsid w:val="00543647"/>
    <w:rsid w:val="00544696"/>
    <w:rsid w:val="00544C7B"/>
    <w:rsid w:val="005452D9"/>
    <w:rsid w:val="00545DEF"/>
    <w:rsid w:val="00546316"/>
    <w:rsid w:val="0054644A"/>
    <w:rsid w:val="005465FC"/>
    <w:rsid w:val="00546651"/>
    <w:rsid w:val="00547458"/>
    <w:rsid w:val="005479D8"/>
    <w:rsid w:val="00550643"/>
    <w:rsid w:val="00550F68"/>
    <w:rsid w:val="0055117F"/>
    <w:rsid w:val="005514ED"/>
    <w:rsid w:val="00551F33"/>
    <w:rsid w:val="0055241B"/>
    <w:rsid w:val="005531C8"/>
    <w:rsid w:val="00553CD8"/>
    <w:rsid w:val="00553D1F"/>
    <w:rsid w:val="0055404C"/>
    <w:rsid w:val="00554067"/>
    <w:rsid w:val="0055444D"/>
    <w:rsid w:val="005545B5"/>
    <w:rsid w:val="00555448"/>
    <w:rsid w:val="00555FFD"/>
    <w:rsid w:val="005568BD"/>
    <w:rsid w:val="00556E9E"/>
    <w:rsid w:val="00557000"/>
    <w:rsid w:val="0055708A"/>
    <w:rsid w:val="0055723F"/>
    <w:rsid w:val="00557F02"/>
    <w:rsid w:val="005601A3"/>
    <w:rsid w:val="005603E1"/>
    <w:rsid w:val="005604EA"/>
    <w:rsid w:val="005615FD"/>
    <w:rsid w:val="0056196F"/>
    <w:rsid w:val="00561A77"/>
    <w:rsid w:val="00561CAB"/>
    <w:rsid w:val="00561DF3"/>
    <w:rsid w:val="005627F2"/>
    <w:rsid w:val="00562EE0"/>
    <w:rsid w:val="0056334B"/>
    <w:rsid w:val="005635FF"/>
    <w:rsid w:val="00563CFC"/>
    <w:rsid w:val="00563ECB"/>
    <w:rsid w:val="00563F7A"/>
    <w:rsid w:val="00564185"/>
    <w:rsid w:val="005646EE"/>
    <w:rsid w:val="0056472C"/>
    <w:rsid w:val="00564F67"/>
    <w:rsid w:val="00564FC8"/>
    <w:rsid w:val="0056566D"/>
    <w:rsid w:val="0056598D"/>
    <w:rsid w:val="00565F2B"/>
    <w:rsid w:val="00566141"/>
    <w:rsid w:val="00566160"/>
    <w:rsid w:val="0056659A"/>
    <w:rsid w:val="005665D7"/>
    <w:rsid w:val="00566844"/>
    <w:rsid w:val="00566ACB"/>
    <w:rsid w:val="005675A0"/>
    <w:rsid w:val="005675FE"/>
    <w:rsid w:val="00567729"/>
    <w:rsid w:val="00567C59"/>
    <w:rsid w:val="00570377"/>
    <w:rsid w:val="00570B4C"/>
    <w:rsid w:val="00570FB2"/>
    <w:rsid w:val="00571A0E"/>
    <w:rsid w:val="00571A84"/>
    <w:rsid w:val="00571E09"/>
    <w:rsid w:val="00572038"/>
    <w:rsid w:val="005731BF"/>
    <w:rsid w:val="005731E7"/>
    <w:rsid w:val="00573F11"/>
    <w:rsid w:val="0057404B"/>
    <w:rsid w:val="0057425A"/>
    <w:rsid w:val="0057447D"/>
    <w:rsid w:val="005745B5"/>
    <w:rsid w:val="00574A8B"/>
    <w:rsid w:val="00574B7A"/>
    <w:rsid w:val="00574C61"/>
    <w:rsid w:val="00575448"/>
    <w:rsid w:val="00576074"/>
    <w:rsid w:val="00576316"/>
    <w:rsid w:val="00576E92"/>
    <w:rsid w:val="0057734F"/>
    <w:rsid w:val="00577DCD"/>
    <w:rsid w:val="00580808"/>
    <w:rsid w:val="00580BBF"/>
    <w:rsid w:val="00581110"/>
    <w:rsid w:val="00581279"/>
    <w:rsid w:val="00581353"/>
    <w:rsid w:val="0058164A"/>
    <w:rsid w:val="00581741"/>
    <w:rsid w:val="005818DD"/>
    <w:rsid w:val="005821B2"/>
    <w:rsid w:val="005823EB"/>
    <w:rsid w:val="0058244E"/>
    <w:rsid w:val="00583225"/>
    <w:rsid w:val="005832C4"/>
    <w:rsid w:val="005835D9"/>
    <w:rsid w:val="005838EE"/>
    <w:rsid w:val="00583A94"/>
    <w:rsid w:val="0058434E"/>
    <w:rsid w:val="00584E5A"/>
    <w:rsid w:val="00586126"/>
    <w:rsid w:val="00586BC9"/>
    <w:rsid w:val="00587D68"/>
    <w:rsid w:val="00587EBD"/>
    <w:rsid w:val="00590090"/>
    <w:rsid w:val="00590095"/>
    <w:rsid w:val="00590373"/>
    <w:rsid w:val="00590641"/>
    <w:rsid w:val="005909A6"/>
    <w:rsid w:val="00590C1D"/>
    <w:rsid w:val="00590CC3"/>
    <w:rsid w:val="0059107B"/>
    <w:rsid w:val="0059116E"/>
    <w:rsid w:val="00591841"/>
    <w:rsid w:val="00592435"/>
    <w:rsid w:val="0059245A"/>
    <w:rsid w:val="005928F8"/>
    <w:rsid w:val="00592A6A"/>
    <w:rsid w:val="0059441D"/>
    <w:rsid w:val="00594455"/>
    <w:rsid w:val="00594580"/>
    <w:rsid w:val="00594DA7"/>
    <w:rsid w:val="00595664"/>
    <w:rsid w:val="00595D39"/>
    <w:rsid w:val="005963A6"/>
    <w:rsid w:val="00596E72"/>
    <w:rsid w:val="005971AB"/>
    <w:rsid w:val="00597619"/>
    <w:rsid w:val="005976FC"/>
    <w:rsid w:val="005A030C"/>
    <w:rsid w:val="005A054A"/>
    <w:rsid w:val="005A06C2"/>
    <w:rsid w:val="005A06CA"/>
    <w:rsid w:val="005A093D"/>
    <w:rsid w:val="005A09BB"/>
    <w:rsid w:val="005A0B60"/>
    <w:rsid w:val="005A1770"/>
    <w:rsid w:val="005A1801"/>
    <w:rsid w:val="005A191A"/>
    <w:rsid w:val="005A1CA1"/>
    <w:rsid w:val="005A2055"/>
    <w:rsid w:val="005A20B9"/>
    <w:rsid w:val="005A21EC"/>
    <w:rsid w:val="005A3DAE"/>
    <w:rsid w:val="005A4574"/>
    <w:rsid w:val="005A4A2F"/>
    <w:rsid w:val="005A4CF3"/>
    <w:rsid w:val="005A56D9"/>
    <w:rsid w:val="005A5DFE"/>
    <w:rsid w:val="005A6577"/>
    <w:rsid w:val="005A725A"/>
    <w:rsid w:val="005A733F"/>
    <w:rsid w:val="005A74C6"/>
    <w:rsid w:val="005A7FEA"/>
    <w:rsid w:val="005B09C0"/>
    <w:rsid w:val="005B0DEC"/>
    <w:rsid w:val="005B1194"/>
    <w:rsid w:val="005B1762"/>
    <w:rsid w:val="005B1F55"/>
    <w:rsid w:val="005B245C"/>
    <w:rsid w:val="005B289B"/>
    <w:rsid w:val="005B2C3D"/>
    <w:rsid w:val="005B3F0B"/>
    <w:rsid w:val="005B4196"/>
    <w:rsid w:val="005B44DF"/>
    <w:rsid w:val="005B494D"/>
    <w:rsid w:val="005B49E3"/>
    <w:rsid w:val="005B4A02"/>
    <w:rsid w:val="005B4F80"/>
    <w:rsid w:val="005B575B"/>
    <w:rsid w:val="005B5937"/>
    <w:rsid w:val="005B5AE0"/>
    <w:rsid w:val="005B5ECA"/>
    <w:rsid w:val="005B5ED3"/>
    <w:rsid w:val="005B5F5D"/>
    <w:rsid w:val="005B724E"/>
    <w:rsid w:val="005B74FD"/>
    <w:rsid w:val="005B7669"/>
    <w:rsid w:val="005B7772"/>
    <w:rsid w:val="005B77FD"/>
    <w:rsid w:val="005C0305"/>
    <w:rsid w:val="005C0963"/>
    <w:rsid w:val="005C09AE"/>
    <w:rsid w:val="005C1670"/>
    <w:rsid w:val="005C1FD4"/>
    <w:rsid w:val="005C433B"/>
    <w:rsid w:val="005C4746"/>
    <w:rsid w:val="005C4789"/>
    <w:rsid w:val="005C47EE"/>
    <w:rsid w:val="005C4A84"/>
    <w:rsid w:val="005C4C13"/>
    <w:rsid w:val="005C5348"/>
    <w:rsid w:val="005C5390"/>
    <w:rsid w:val="005C5D37"/>
    <w:rsid w:val="005C5E38"/>
    <w:rsid w:val="005C5E51"/>
    <w:rsid w:val="005C609F"/>
    <w:rsid w:val="005C63FF"/>
    <w:rsid w:val="005C73D6"/>
    <w:rsid w:val="005C7A08"/>
    <w:rsid w:val="005C7CA1"/>
    <w:rsid w:val="005D092E"/>
    <w:rsid w:val="005D0E68"/>
    <w:rsid w:val="005D1477"/>
    <w:rsid w:val="005D195E"/>
    <w:rsid w:val="005D1E69"/>
    <w:rsid w:val="005D1E9C"/>
    <w:rsid w:val="005D23E7"/>
    <w:rsid w:val="005D2604"/>
    <w:rsid w:val="005D2937"/>
    <w:rsid w:val="005D2B32"/>
    <w:rsid w:val="005D2F07"/>
    <w:rsid w:val="005D2F22"/>
    <w:rsid w:val="005D3733"/>
    <w:rsid w:val="005D4368"/>
    <w:rsid w:val="005D452F"/>
    <w:rsid w:val="005D493D"/>
    <w:rsid w:val="005D4A54"/>
    <w:rsid w:val="005D4D8A"/>
    <w:rsid w:val="005D57E9"/>
    <w:rsid w:val="005D593A"/>
    <w:rsid w:val="005D5D01"/>
    <w:rsid w:val="005D6089"/>
    <w:rsid w:val="005D7922"/>
    <w:rsid w:val="005E017B"/>
    <w:rsid w:val="005E01ED"/>
    <w:rsid w:val="005E0B56"/>
    <w:rsid w:val="005E165C"/>
    <w:rsid w:val="005E1964"/>
    <w:rsid w:val="005E1C1F"/>
    <w:rsid w:val="005E1F50"/>
    <w:rsid w:val="005E22C7"/>
    <w:rsid w:val="005E2772"/>
    <w:rsid w:val="005E27BC"/>
    <w:rsid w:val="005E2F08"/>
    <w:rsid w:val="005E3436"/>
    <w:rsid w:val="005E3B8F"/>
    <w:rsid w:val="005E3EF4"/>
    <w:rsid w:val="005E3F41"/>
    <w:rsid w:val="005E488B"/>
    <w:rsid w:val="005E4C47"/>
    <w:rsid w:val="005E5490"/>
    <w:rsid w:val="005E6CDD"/>
    <w:rsid w:val="005E72A7"/>
    <w:rsid w:val="005E7332"/>
    <w:rsid w:val="005F0097"/>
    <w:rsid w:val="005F0253"/>
    <w:rsid w:val="005F02C8"/>
    <w:rsid w:val="005F03CA"/>
    <w:rsid w:val="005F076C"/>
    <w:rsid w:val="005F07C3"/>
    <w:rsid w:val="005F0865"/>
    <w:rsid w:val="005F0C42"/>
    <w:rsid w:val="005F0D14"/>
    <w:rsid w:val="005F18FA"/>
    <w:rsid w:val="005F30F3"/>
    <w:rsid w:val="005F32B6"/>
    <w:rsid w:val="005F3869"/>
    <w:rsid w:val="005F3BC8"/>
    <w:rsid w:val="005F491B"/>
    <w:rsid w:val="005F495E"/>
    <w:rsid w:val="005F4B45"/>
    <w:rsid w:val="005F4F27"/>
    <w:rsid w:val="005F5276"/>
    <w:rsid w:val="005F549E"/>
    <w:rsid w:val="005F5918"/>
    <w:rsid w:val="005F5BC2"/>
    <w:rsid w:val="005F5FCC"/>
    <w:rsid w:val="005F60D1"/>
    <w:rsid w:val="005F663F"/>
    <w:rsid w:val="005F69A3"/>
    <w:rsid w:val="005F6ECD"/>
    <w:rsid w:val="005F6ECE"/>
    <w:rsid w:val="005F79F8"/>
    <w:rsid w:val="00600664"/>
    <w:rsid w:val="00600A86"/>
    <w:rsid w:val="00600BE1"/>
    <w:rsid w:val="00600C33"/>
    <w:rsid w:val="006018CD"/>
    <w:rsid w:val="00602A11"/>
    <w:rsid w:val="00603044"/>
    <w:rsid w:val="006031BF"/>
    <w:rsid w:val="006033B1"/>
    <w:rsid w:val="00603561"/>
    <w:rsid w:val="0060378E"/>
    <w:rsid w:val="00604650"/>
    <w:rsid w:val="00604ECD"/>
    <w:rsid w:val="00604F9C"/>
    <w:rsid w:val="0060580E"/>
    <w:rsid w:val="006058AF"/>
    <w:rsid w:val="006065E6"/>
    <w:rsid w:val="00606C1F"/>
    <w:rsid w:val="006077A4"/>
    <w:rsid w:val="006079A2"/>
    <w:rsid w:val="00607D9A"/>
    <w:rsid w:val="0061183C"/>
    <w:rsid w:val="006118B9"/>
    <w:rsid w:val="00611945"/>
    <w:rsid w:val="00611B5D"/>
    <w:rsid w:val="00612146"/>
    <w:rsid w:val="00612F30"/>
    <w:rsid w:val="0061376A"/>
    <w:rsid w:val="00613A8D"/>
    <w:rsid w:val="00613D3F"/>
    <w:rsid w:val="00613FF9"/>
    <w:rsid w:val="0061408C"/>
    <w:rsid w:val="00614873"/>
    <w:rsid w:val="006156D2"/>
    <w:rsid w:val="00616128"/>
    <w:rsid w:val="00616424"/>
    <w:rsid w:val="00617537"/>
    <w:rsid w:val="00620085"/>
    <w:rsid w:val="00620340"/>
    <w:rsid w:val="006205D0"/>
    <w:rsid w:val="00620D40"/>
    <w:rsid w:val="00620F29"/>
    <w:rsid w:val="00621068"/>
    <w:rsid w:val="006216F4"/>
    <w:rsid w:val="0062189E"/>
    <w:rsid w:val="00621958"/>
    <w:rsid w:val="00621FB3"/>
    <w:rsid w:val="0062351B"/>
    <w:rsid w:val="0062364D"/>
    <w:rsid w:val="006238CB"/>
    <w:rsid w:val="00623954"/>
    <w:rsid w:val="00623A61"/>
    <w:rsid w:val="00623C91"/>
    <w:rsid w:val="0062453E"/>
    <w:rsid w:val="00624A27"/>
    <w:rsid w:val="00625234"/>
    <w:rsid w:val="00625358"/>
    <w:rsid w:val="00625481"/>
    <w:rsid w:val="00625EB2"/>
    <w:rsid w:val="00627CB2"/>
    <w:rsid w:val="00627D5A"/>
    <w:rsid w:val="0063003E"/>
    <w:rsid w:val="0063016E"/>
    <w:rsid w:val="006309B5"/>
    <w:rsid w:val="00630F71"/>
    <w:rsid w:val="00633139"/>
    <w:rsid w:val="00633731"/>
    <w:rsid w:val="006350F7"/>
    <w:rsid w:val="00635151"/>
    <w:rsid w:val="00635D02"/>
    <w:rsid w:val="00635E33"/>
    <w:rsid w:val="00636B95"/>
    <w:rsid w:val="006370A9"/>
    <w:rsid w:val="00637178"/>
    <w:rsid w:val="0063729C"/>
    <w:rsid w:val="00640325"/>
    <w:rsid w:val="0064077F"/>
    <w:rsid w:val="0064186A"/>
    <w:rsid w:val="0064211C"/>
    <w:rsid w:val="006422F0"/>
    <w:rsid w:val="00642338"/>
    <w:rsid w:val="00642B5A"/>
    <w:rsid w:val="0064336A"/>
    <w:rsid w:val="006434C8"/>
    <w:rsid w:val="006435DB"/>
    <w:rsid w:val="00643A81"/>
    <w:rsid w:val="006442C9"/>
    <w:rsid w:val="00644B64"/>
    <w:rsid w:val="00645B1C"/>
    <w:rsid w:val="00645D0B"/>
    <w:rsid w:val="00645D41"/>
    <w:rsid w:val="00645F7B"/>
    <w:rsid w:val="006460AC"/>
    <w:rsid w:val="00646323"/>
    <w:rsid w:val="00646391"/>
    <w:rsid w:val="006466DE"/>
    <w:rsid w:val="006467DD"/>
    <w:rsid w:val="00646BE9"/>
    <w:rsid w:val="006472F0"/>
    <w:rsid w:val="00647F7E"/>
    <w:rsid w:val="00650211"/>
    <w:rsid w:val="00650D59"/>
    <w:rsid w:val="006514EA"/>
    <w:rsid w:val="00651660"/>
    <w:rsid w:val="00651CC3"/>
    <w:rsid w:val="00652055"/>
    <w:rsid w:val="006521DD"/>
    <w:rsid w:val="006526EC"/>
    <w:rsid w:val="00652743"/>
    <w:rsid w:val="00652D7A"/>
    <w:rsid w:val="00652DA9"/>
    <w:rsid w:val="00652E07"/>
    <w:rsid w:val="006530F9"/>
    <w:rsid w:val="0065317E"/>
    <w:rsid w:val="00653251"/>
    <w:rsid w:val="0065326D"/>
    <w:rsid w:val="00654EE2"/>
    <w:rsid w:val="006552CA"/>
    <w:rsid w:val="00656886"/>
    <w:rsid w:val="006569C6"/>
    <w:rsid w:val="0065745B"/>
    <w:rsid w:val="00657DEB"/>
    <w:rsid w:val="0066013B"/>
    <w:rsid w:val="006603F8"/>
    <w:rsid w:val="0066043F"/>
    <w:rsid w:val="00660C10"/>
    <w:rsid w:val="00660D0E"/>
    <w:rsid w:val="006615D6"/>
    <w:rsid w:val="006616B0"/>
    <w:rsid w:val="006618A0"/>
    <w:rsid w:val="006618CE"/>
    <w:rsid w:val="00661ACA"/>
    <w:rsid w:val="00661E47"/>
    <w:rsid w:val="00662017"/>
    <w:rsid w:val="0066241A"/>
    <w:rsid w:val="00662BC5"/>
    <w:rsid w:val="006632B5"/>
    <w:rsid w:val="00664B18"/>
    <w:rsid w:val="00664E08"/>
    <w:rsid w:val="006651C0"/>
    <w:rsid w:val="00665272"/>
    <w:rsid w:val="006656DB"/>
    <w:rsid w:val="00666E81"/>
    <w:rsid w:val="00667099"/>
    <w:rsid w:val="00667E17"/>
    <w:rsid w:val="006700C7"/>
    <w:rsid w:val="00670898"/>
    <w:rsid w:val="006709CE"/>
    <w:rsid w:val="00670AE9"/>
    <w:rsid w:val="00670BD6"/>
    <w:rsid w:val="00670C21"/>
    <w:rsid w:val="00671F4C"/>
    <w:rsid w:val="006722CA"/>
    <w:rsid w:val="00672428"/>
    <w:rsid w:val="00672698"/>
    <w:rsid w:val="00672D0F"/>
    <w:rsid w:val="00672DBE"/>
    <w:rsid w:val="006733ED"/>
    <w:rsid w:val="00673CBC"/>
    <w:rsid w:val="00673D78"/>
    <w:rsid w:val="00673FC6"/>
    <w:rsid w:val="00674117"/>
    <w:rsid w:val="00674AB4"/>
    <w:rsid w:val="006750CD"/>
    <w:rsid w:val="00675826"/>
    <w:rsid w:val="006760CA"/>
    <w:rsid w:val="00676133"/>
    <w:rsid w:val="006766C7"/>
    <w:rsid w:val="00676919"/>
    <w:rsid w:val="00676B4A"/>
    <w:rsid w:val="006770F1"/>
    <w:rsid w:val="00677D77"/>
    <w:rsid w:val="006808B2"/>
    <w:rsid w:val="0068098D"/>
    <w:rsid w:val="00680D2C"/>
    <w:rsid w:val="00680D6F"/>
    <w:rsid w:val="00680E17"/>
    <w:rsid w:val="006812D0"/>
    <w:rsid w:val="006818E3"/>
    <w:rsid w:val="00682056"/>
    <w:rsid w:val="006825DE"/>
    <w:rsid w:val="00682716"/>
    <w:rsid w:val="00682A48"/>
    <w:rsid w:val="00682AE2"/>
    <w:rsid w:val="00682F3D"/>
    <w:rsid w:val="0068365E"/>
    <w:rsid w:val="006837A6"/>
    <w:rsid w:val="00683C18"/>
    <w:rsid w:val="006858A8"/>
    <w:rsid w:val="00686E82"/>
    <w:rsid w:val="0068726A"/>
    <w:rsid w:val="00687968"/>
    <w:rsid w:val="00687C8A"/>
    <w:rsid w:val="00690489"/>
    <w:rsid w:val="0069058E"/>
    <w:rsid w:val="00690950"/>
    <w:rsid w:val="00690DCE"/>
    <w:rsid w:val="00691221"/>
    <w:rsid w:val="0069152D"/>
    <w:rsid w:val="006918E9"/>
    <w:rsid w:val="00691ADD"/>
    <w:rsid w:val="006921C9"/>
    <w:rsid w:val="006928B3"/>
    <w:rsid w:val="00692ACF"/>
    <w:rsid w:val="00692CB6"/>
    <w:rsid w:val="00693484"/>
    <w:rsid w:val="00694BAB"/>
    <w:rsid w:val="0069514E"/>
    <w:rsid w:val="006962EA"/>
    <w:rsid w:val="00696351"/>
    <w:rsid w:val="00696C8A"/>
    <w:rsid w:val="006971EC"/>
    <w:rsid w:val="00697433"/>
    <w:rsid w:val="006A1325"/>
    <w:rsid w:val="006A1402"/>
    <w:rsid w:val="006A18E6"/>
    <w:rsid w:val="006A1BFC"/>
    <w:rsid w:val="006A202A"/>
    <w:rsid w:val="006A2A55"/>
    <w:rsid w:val="006A2CB5"/>
    <w:rsid w:val="006A3663"/>
    <w:rsid w:val="006A3923"/>
    <w:rsid w:val="006A4714"/>
    <w:rsid w:val="006A4A5E"/>
    <w:rsid w:val="006A649B"/>
    <w:rsid w:val="006A68F2"/>
    <w:rsid w:val="006A70AE"/>
    <w:rsid w:val="006A77E2"/>
    <w:rsid w:val="006A7E51"/>
    <w:rsid w:val="006A7F02"/>
    <w:rsid w:val="006B0119"/>
    <w:rsid w:val="006B015B"/>
    <w:rsid w:val="006B0416"/>
    <w:rsid w:val="006B064A"/>
    <w:rsid w:val="006B08C7"/>
    <w:rsid w:val="006B0B83"/>
    <w:rsid w:val="006B0E8C"/>
    <w:rsid w:val="006B10F7"/>
    <w:rsid w:val="006B11E6"/>
    <w:rsid w:val="006B292B"/>
    <w:rsid w:val="006B42B7"/>
    <w:rsid w:val="006B4347"/>
    <w:rsid w:val="006B43BE"/>
    <w:rsid w:val="006B4B1A"/>
    <w:rsid w:val="006B51B7"/>
    <w:rsid w:val="006B53F8"/>
    <w:rsid w:val="006B5513"/>
    <w:rsid w:val="006B568C"/>
    <w:rsid w:val="006B6046"/>
    <w:rsid w:val="006B60AC"/>
    <w:rsid w:val="006B7192"/>
    <w:rsid w:val="006B7A39"/>
    <w:rsid w:val="006C03C5"/>
    <w:rsid w:val="006C0719"/>
    <w:rsid w:val="006C0A3E"/>
    <w:rsid w:val="006C0CC2"/>
    <w:rsid w:val="006C1376"/>
    <w:rsid w:val="006C1C1E"/>
    <w:rsid w:val="006C1DB4"/>
    <w:rsid w:val="006C1DC9"/>
    <w:rsid w:val="006C203D"/>
    <w:rsid w:val="006C22C0"/>
    <w:rsid w:val="006C3438"/>
    <w:rsid w:val="006C348C"/>
    <w:rsid w:val="006C37F5"/>
    <w:rsid w:val="006C3C72"/>
    <w:rsid w:val="006C3EF3"/>
    <w:rsid w:val="006C557D"/>
    <w:rsid w:val="006C5673"/>
    <w:rsid w:val="006C5AFB"/>
    <w:rsid w:val="006C6256"/>
    <w:rsid w:val="006C639B"/>
    <w:rsid w:val="006C6626"/>
    <w:rsid w:val="006C7169"/>
    <w:rsid w:val="006C760B"/>
    <w:rsid w:val="006C7652"/>
    <w:rsid w:val="006C7DC3"/>
    <w:rsid w:val="006D021F"/>
    <w:rsid w:val="006D071A"/>
    <w:rsid w:val="006D0C4A"/>
    <w:rsid w:val="006D0F5E"/>
    <w:rsid w:val="006D1356"/>
    <w:rsid w:val="006D199C"/>
    <w:rsid w:val="006D1FBD"/>
    <w:rsid w:val="006D2573"/>
    <w:rsid w:val="006D3137"/>
    <w:rsid w:val="006D3150"/>
    <w:rsid w:val="006D3369"/>
    <w:rsid w:val="006D3570"/>
    <w:rsid w:val="006D4498"/>
    <w:rsid w:val="006D4BE0"/>
    <w:rsid w:val="006D4DE1"/>
    <w:rsid w:val="006D4E61"/>
    <w:rsid w:val="006D4EAB"/>
    <w:rsid w:val="006D4F33"/>
    <w:rsid w:val="006D50D2"/>
    <w:rsid w:val="006D6518"/>
    <w:rsid w:val="006D672E"/>
    <w:rsid w:val="006D6AD0"/>
    <w:rsid w:val="006D6F15"/>
    <w:rsid w:val="006E0A7B"/>
    <w:rsid w:val="006E0B73"/>
    <w:rsid w:val="006E10D1"/>
    <w:rsid w:val="006E149E"/>
    <w:rsid w:val="006E178C"/>
    <w:rsid w:val="006E1CB6"/>
    <w:rsid w:val="006E23C3"/>
    <w:rsid w:val="006E2592"/>
    <w:rsid w:val="006E2B8F"/>
    <w:rsid w:val="006E2C34"/>
    <w:rsid w:val="006E2FDA"/>
    <w:rsid w:val="006E55BE"/>
    <w:rsid w:val="006E6859"/>
    <w:rsid w:val="006E6E02"/>
    <w:rsid w:val="006E709B"/>
    <w:rsid w:val="006E70D8"/>
    <w:rsid w:val="006E78FC"/>
    <w:rsid w:val="006E79B9"/>
    <w:rsid w:val="006F004C"/>
    <w:rsid w:val="006F1407"/>
    <w:rsid w:val="006F144F"/>
    <w:rsid w:val="006F17FA"/>
    <w:rsid w:val="006F38DF"/>
    <w:rsid w:val="006F4199"/>
    <w:rsid w:val="006F479A"/>
    <w:rsid w:val="006F59B9"/>
    <w:rsid w:val="006F5A92"/>
    <w:rsid w:val="006F607E"/>
    <w:rsid w:val="006F662A"/>
    <w:rsid w:val="006F6AFC"/>
    <w:rsid w:val="006F7171"/>
    <w:rsid w:val="006F7DF9"/>
    <w:rsid w:val="006F7E73"/>
    <w:rsid w:val="0070014F"/>
    <w:rsid w:val="00701078"/>
    <w:rsid w:val="0070140E"/>
    <w:rsid w:val="00701707"/>
    <w:rsid w:val="00701A4B"/>
    <w:rsid w:val="0070287F"/>
    <w:rsid w:val="00702A6E"/>
    <w:rsid w:val="00702B4F"/>
    <w:rsid w:val="00702D36"/>
    <w:rsid w:val="0070307C"/>
    <w:rsid w:val="00703635"/>
    <w:rsid w:val="007036B0"/>
    <w:rsid w:val="0070431F"/>
    <w:rsid w:val="0070439E"/>
    <w:rsid w:val="00704B42"/>
    <w:rsid w:val="00704B7A"/>
    <w:rsid w:val="00704D3D"/>
    <w:rsid w:val="007051A5"/>
    <w:rsid w:val="00705229"/>
    <w:rsid w:val="007056DD"/>
    <w:rsid w:val="00705927"/>
    <w:rsid w:val="00705E4D"/>
    <w:rsid w:val="00706D0E"/>
    <w:rsid w:val="00706F59"/>
    <w:rsid w:val="0070712D"/>
    <w:rsid w:val="00707187"/>
    <w:rsid w:val="007072A0"/>
    <w:rsid w:val="00707A7E"/>
    <w:rsid w:val="0071028A"/>
    <w:rsid w:val="007105C2"/>
    <w:rsid w:val="007107AD"/>
    <w:rsid w:val="0071096D"/>
    <w:rsid w:val="00710E15"/>
    <w:rsid w:val="00710EA8"/>
    <w:rsid w:val="00711257"/>
    <w:rsid w:val="00711FC2"/>
    <w:rsid w:val="007127D1"/>
    <w:rsid w:val="00712B04"/>
    <w:rsid w:val="00712DE5"/>
    <w:rsid w:val="007137C9"/>
    <w:rsid w:val="0071382C"/>
    <w:rsid w:val="00713987"/>
    <w:rsid w:val="007145DB"/>
    <w:rsid w:val="0071491A"/>
    <w:rsid w:val="00715F90"/>
    <w:rsid w:val="0071669E"/>
    <w:rsid w:val="00716EEB"/>
    <w:rsid w:val="007175E7"/>
    <w:rsid w:val="00717BE6"/>
    <w:rsid w:val="00717D69"/>
    <w:rsid w:val="00720249"/>
    <w:rsid w:val="00721051"/>
    <w:rsid w:val="0072152B"/>
    <w:rsid w:val="007215E2"/>
    <w:rsid w:val="00722964"/>
    <w:rsid w:val="00722FE5"/>
    <w:rsid w:val="00723215"/>
    <w:rsid w:val="00723F0A"/>
    <w:rsid w:val="00724027"/>
    <w:rsid w:val="007241CC"/>
    <w:rsid w:val="0072514C"/>
    <w:rsid w:val="00725418"/>
    <w:rsid w:val="0072628E"/>
    <w:rsid w:val="00726368"/>
    <w:rsid w:val="0072662F"/>
    <w:rsid w:val="00726695"/>
    <w:rsid w:val="007269E1"/>
    <w:rsid w:val="00726C6D"/>
    <w:rsid w:val="00726F7D"/>
    <w:rsid w:val="00727188"/>
    <w:rsid w:val="00727631"/>
    <w:rsid w:val="007278B3"/>
    <w:rsid w:val="00727D9F"/>
    <w:rsid w:val="0073070F"/>
    <w:rsid w:val="00730762"/>
    <w:rsid w:val="00730F45"/>
    <w:rsid w:val="007318B5"/>
    <w:rsid w:val="00731D8B"/>
    <w:rsid w:val="007324F9"/>
    <w:rsid w:val="007327ED"/>
    <w:rsid w:val="00732886"/>
    <w:rsid w:val="00732E75"/>
    <w:rsid w:val="007332A2"/>
    <w:rsid w:val="00733544"/>
    <w:rsid w:val="00733665"/>
    <w:rsid w:val="007337A3"/>
    <w:rsid w:val="007338ED"/>
    <w:rsid w:val="00733BA1"/>
    <w:rsid w:val="00733DCF"/>
    <w:rsid w:val="007343D9"/>
    <w:rsid w:val="00734486"/>
    <w:rsid w:val="00734A36"/>
    <w:rsid w:val="00734F16"/>
    <w:rsid w:val="0073520C"/>
    <w:rsid w:val="00735A51"/>
    <w:rsid w:val="00735D2E"/>
    <w:rsid w:val="00735F9E"/>
    <w:rsid w:val="00736812"/>
    <w:rsid w:val="007372D0"/>
    <w:rsid w:val="0073758A"/>
    <w:rsid w:val="007378C6"/>
    <w:rsid w:val="00737D43"/>
    <w:rsid w:val="007415DA"/>
    <w:rsid w:val="00741BA4"/>
    <w:rsid w:val="00742408"/>
    <w:rsid w:val="00742E86"/>
    <w:rsid w:val="00744306"/>
    <w:rsid w:val="007446C0"/>
    <w:rsid w:val="0074498F"/>
    <w:rsid w:val="0074555A"/>
    <w:rsid w:val="00745C7C"/>
    <w:rsid w:val="00746789"/>
    <w:rsid w:val="007469EB"/>
    <w:rsid w:val="00746B73"/>
    <w:rsid w:val="00746D1F"/>
    <w:rsid w:val="00747148"/>
    <w:rsid w:val="007471C7"/>
    <w:rsid w:val="00747AE4"/>
    <w:rsid w:val="00750E01"/>
    <w:rsid w:val="0075125C"/>
    <w:rsid w:val="007512B2"/>
    <w:rsid w:val="007516B4"/>
    <w:rsid w:val="007517FD"/>
    <w:rsid w:val="0075186F"/>
    <w:rsid w:val="007522BB"/>
    <w:rsid w:val="0075254F"/>
    <w:rsid w:val="0075277C"/>
    <w:rsid w:val="00752D9A"/>
    <w:rsid w:val="00753542"/>
    <w:rsid w:val="00753A99"/>
    <w:rsid w:val="007540C9"/>
    <w:rsid w:val="007543E2"/>
    <w:rsid w:val="00754644"/>
    <w:rsid w:val="00755C37"/>
    <w:rsid w:val="00756010"/>
    <w:rsid w:val="0075691F"/>
    <w:rsid w:val="00756CFA"/>
    <w:rsid w:val="00757715"/>
    <w:rsid w:val="00757771"/>
    <w:rsid w:val="00757C63"/>
    <w:rsid w:val="007600FE"/>
    <w:rsid w:val="00760A67"/>
    <w:rsid w:val="007611BC"/>
    <w:rsid w:val="00761FD3"/>
    <w:rsid w:val="00763529"/>
    <w:rsid w:val="007636A2"/>
    <w:rsid w:val="0076390E"/>
    <w:rsid w:val="00763951"/>
    <w:rsid w:val="00763C32"/>
    <w:rsid w:val="00763D17"/>
    <w:rsid w:val="00763D31"/>
    <w:rsid w:val="007640FB"/>
    <w:rsid w:val="00764827"/>
    <w:rsid w:val="00764B07"/>
    <w:rsid w:val="00764FED"/>
    <w:rsid w:val="007652D2"/>
    <w:rsid w:val="007652F1"/>
    <w:rsid w:val="00765D0C"/>
    <w:rsid w:val="00766793"/>
    <w:rsid w:val="00766C42"/>
    <w:rsid w:val="00766DD9"/>
    <w:rsid w:val="007702FB"/>
    <w:rsid w:val="00770321"/>
    <w:rsid w:val="0077049D"/>
    <w:rsid w:val="00770942"/>
    <w:rsid w:val="00770FC6"/>
    <w:rsid w:val="00771152"/>
    <w:rsid w:val="007719C3"/>
    <w:rsid w:val="00771D39"/>
    <w:rsid w:val="00772151"/>
    <w:rsid w:val="00772329"/>
    <w:rsid w:val="00772488"/>
    <w:rsid w:val="007726F2"/>
    <w:rsid w:val="00772821"/>
    <w:rsid w:val="0077365D"/>
    <w:rsid w:val="00773862"/>
    <w:rsid w:val="00773EF4"/>
    <w:rsid w:val="00774C3B"/>
    <w:rsid w:val="00775864"/>
    <w:rsid w:val="00775FD8"/>
    <w:rsid w:val="0077673C"/>
    <w:rsid w:val="00776E03"/>
    <w:rsid w:val="00777702"/>
    <w:rsid w:val="0077792E"/>
    <w:rsid w:val="00780771"/>
    <w:rsid w:val="00781739"/>
    <w:rsid w:val="00782028"/>
    <w:rsid w:val="007824E6"/>
    <w:rsid w:val="007825CC"/>
    <w:rsid w:val="00782A7A"/>
    <w:rsid w:val="00782E45"/>
    <w:rsid w:val="00782FB3"/>
    <w:rsid w:val="0078348F"/>
    <w:rsid w:val="007834E5"/>
    <w:rsid w:val="00783AC3"/>
    <w:rsid w:val="00783C7B"/>
    <w:rsid w:val="00783DE3"/>
    <w:rsid w:val="00783F2F"/>
    <w:rsid w:val="0078445F"/>
    <w:rsid w:val="0078452D"/>
    <w:rsid w:val="00784867"/>
    <w:rsid w:val="00784D0A"/>
    <w:rsid w:val="00784D1B"/>
    <w:rsid w:val="00784E3C"/>
    <w:rsid w:val="00784F24"/>
    <w:rsid w:val="00785350"/>
    <w:rsid w:val="0078544F"/>
    <w:rsid w:val="00785DDB"/>
    <w:rsid w:val="00786136"/>
    <w:rsid w:val="00786142"/>
    <w:rsid w:val="00786238"/>
    <w:rsid w:val="0078676C"/>
    <w:rsid w:val="00786B7E"/>
    <w:rsid w:val="007870C4"/>
    <w:rsid w:val="00787435"/>
    <w:rsid w:val="00787BAB"/>
    <w:rsid w:val="00787CB5"/>
    <w:rsid w:val="007903DB"/>
    <w:rsid w:val="0079067C"/>
    <w:rsid w:val="00790CCB"/>
    <w:rsid w:val="00790DDE"/>
    <w:rsid w:val="00791089"/>
    <w:rsid w:val="00791598"/>
    <w:rsid w:val="007917BC"/>
    <w:rsid w:val="00791AF2"/>
    <w:rsid w:val="007927ED"/>
    <w:rsid w:val="00792C0A"/>
    <w:rsid w:val="00792D0D"/>
    <w:rsid w:val="00792D89"/>
    <w:rsid w:val="0079329A"/>
    <w:rsid w:val="00793EB6"/>
    <w:rsid w:val="007940C4"/>
    <w:rsid w:val="0079451B"/>
    <w:rsid w:val="007947A8"/>
    <w:rsid w:val="00794807"/>
    <w:rsid w:val="007948B0"/>
    <w:rsid w:val="0079497A"/>
    <w:rsid w:val="00794D90"/>
    <w:rsid w:val="00794FA1"/>
    <w:rsid w:val="00795954"/>
    <w:rsid w:val="00795A31"/>
    <w:rsid w:val="00796661"/>
    <w:rsid w:val="00796A18"/>
    <w:rsid w:val="00796AE9"/>
    <w:rsid w:val="00796CEA"/>
    <w:rsid w:val="0079705C"/>
    <w:rsid w:val="007977E2"/>
    <w:rsid w:val="007A012A"/>
    <w:rsid w:val="007A0A14"/>
    <w:rsid w:val="007A1B9D"/>
    <w:rsid w:val="007A23BB"/>
    <w:rsid w:val="007A2444"/>
    <w:rsid w:val="007A3371"/>
    <w:rsid w:val="007A3900"/>
    <w:rsid w:val="007A3949"/>
    <w:rsid w:val="007A3BB5"/>
    <w:rsid w:val="007A400A"/>
    <w:rsid w:val="007A4277"/>
    <w:rsid w:val="007A4E04"/>
    <w:rsid w:val="007A593B"/>
    <w:rsid w:val="007A5CD0"/>
    <w:rsid w:val="007A6639"/>
    <w:rsid w:val="007A6AE1"/>
    <w:rsid w:val="007A6BEB"/>
    <w:rsid w:val="007A7595"/>
    <w:rsid w:val="007A78B2"/>
    <w:rsid w:val="007A7CB3"/>
    <w:rsid w:val="007A7CFD"/>
    <w:rsid w:val="007A7D27"/>
    <w:rsid w:val="007B044B"/>
    <w:rsid w:val="007B0764"/>
    <w:rsid w:val="007B0A80"/>
    <w:rsid w:val="007B0AD4"/>
    <w:rsid w:val="007B14C8"/>
    <w:rsid w:val="007B1B2B"/>
    <w:rsid w:val="007B1DC1"/>
    <w:rsid w:val="007B2047"/>
    <w:rsid w:val="007B2CEF"/>
    <w:rsid w:val="007B3032"/>
    <w:rsid w:val="007B3F64"/>
    <w:rsid w:val="007B43ED"/>
    <w:rsid w:val="007B486B"/>
    <w:rsid w:val="007B49A9"/>
    <w:rsid w:val="007B5542"/>
    <w:rsid w:val="007B6057"/>
    <w:rsid w:val="007B6081"/>
    <w:rsid w:val="007B65E5"/>
    <w:rsid w:val="007B673A"/>
    <w:rsid w:val="007B7A85"/>
    <w:rsid w:val="007C077E"/>
    <w:rsid w:val="007C199B"/>
    <w:rsid w:val="007C20DD"/>
    <w:rsid w:val="007C2108"/>
    <w:rsid w:val="007C2410"/>
    <w:rsid w:val="007C33DD"/>
    <w:rsid w:val="007C34B3"/>
    <w:rsid w:val="007C35EC"/>
    <w:rsid w:val="007C3830"/>
    <w:rsid w:val="007C40FA"/>
    <w:rsid w:val="007C48F4"/>
    <w:rsid w:val="007C4C46"/>
    <w:rsid w:val="007C4F55"/>
    <w:rsid w:val="007C5030"/>
    <w:rsid w:val="007C5A27"/>
    <w:rsid w:val="007C5B8B"/>
    <w:rsid w:val="007C5C2F"/>
    <w:rsid w:val="007C5DF6"/>
    <w:rsid w:val="007C5EE4"/>
    <w:rsid w:val="007C6958"/>
    <w:rsid w:val="007C7D9D"/>
    <w:rsid w:val="007D03CF"/>
    <w:rsid w:val="007D04ED"/>
    <w:rsid w:val="007D0A67"/>
    <w:rsid w:val="007D1BDC"/>
    <w:rsid w:val="007D2571"/>
    <w:rsid w:val="007D2945"/>
    <w:rsid w:val="007D2BC8"/>
    <w:rsid w:val="007D2DE5"/>
    <w:rsid w:val="007D3469"/>
    <w:rsid w:val="007D4F26"/>
    <w:rsid w:val="007D59F8"/>
    <w:rsid w:val="007D5DAF"/>
    <w:rsid w:val="007D5EE5"/>
    <w:rsid w:val="007D61CF"/>
    <w:rsid w:val="007D6699"/>
    <w:rsid w:val="007D6E30"/>
    <w:rsid w:val="007D6E86"/>
    <w:rsid w:val="007D712B"/>
    <w:rsid w:val="007D7808"/>
    <w:rsid w:val="007D7C59"/>
    <w:rsid w:val="007D7EC8"/>
    <w:rsid w:val="007E067C"/>
    <w:rsid w:val="007E0949"/>
    <w:rsid w:val="007E0B93"/>
    <w:rsid w:val="007E0C51"/>
    <w:rsid w:val="007E0F0C"/>
    <w:rsid w:val="007E1437"/>
    <w:rsid w:val="007E1504"/>
    <w:rsid w:val="007E159C"/>
    <w:rsid w:val="007E1C64"/>
    <w:rsid w:val="007E3598"/>
    <w:rsid w:val="007E3A93"/>
    <w:rsid w:val="007E3C37"/>
    <w:rsid w:val="007E3E63"/>
    <w:rsid w:val="007E46FC"/>
    <w:rsid w:val="007E51D8"/>
    <w:rsid w:val="007E5639"/>
    <w:rsid w:val="007E5D73"/>
    <w:rsid w:val="007E5E17"/>
    <w:rsid w:val="007E60D0"/>
    <w:rsid w:val="007E70F9"/>
    <w:rsid w:val="007E73DB"/>
    <w:rsid w:val="007F009E"/>
    <w:rsid w:val="007F00F3"/>
    <w:rsid w:val="007F0583"/>
    <w:rsid w:val="007F071E"/>
    <w:rsid w:val="007F0933"/>
    <w:rsid w:val="007F095B"/>
    <w:rsid w:val="007F0A9A"/>
    <w:rsid w:val="007F1D85"/>
    <w:rsid w:val="007F2122"/>
    <w:rsid w:val="007F221E"/>
    <w:rsid w:val="007F2779"/>
    <w:rsid w:val="007F32B4"/>
    <w:rsid w:val="007F3367"/>
    <w:rsid w:val="007F345D"/>
    <w:rsid w:val="007F3BB1"/>
    <w:rsid w:val="007F4199"/>
    <w:rsid w:val="007F4E4C"/>
    <w:rsid w:val="007F54CC"/>
    <w:rsid w:val="007F5A27"/>
    <w:rsid w:val="007F5D97"/>
    <w:rsid w:val="007F5EE1"/>
    <w:rsid w:val="007F5F2B"/>
    <w:rsid w:val="007F610B"/>
    <w:rsid w:val="007F6113"/>
    <w:rsid w:val="007F6676"/>
    <w:rsid w:val="007F6F28"/>
    <w:rsid w:val="007F73EF"/>
    <w:rsid w:val="007F7815"/>
    <w:rsid w:val="007F79C1"/>
    <w:rsid w:val="007F7A81"/>
    <w:rsid w:val="00800FB3"/>
    <w:rsid w:val="008015EB"/>
    <w:rsid w:val="008016FA"/>
    <w:rsid w:val="0080186D"/>
    <w:rsid w:val="00802361"/>
    <w:rsid w:val="00802477"/>
    <w:rsid w:val="008024DA"/>
    <w:rsid w:val="008029C1"/>
    <w:rsid w:val="00803722"/>
    <w:rsid w:val="00803917"/>
    <w:rsid w:val="00803D36"/>
    <w:rsid w:val="008041D1"/>
    <w:rsid w:val="008044A4"/>
    <w:rsid w:val="008057FD"/>
    <w:rsid w:val="00805937"/>
    <w:rsid w:val="00805B8C"/>
    <w:rsid w:val="00807456"/>
    <w:rsid w:val="00807834"/>
    <w:rsid w:val="00810C7D"/>
    <w:rsid w:val="00810CA1"/>
    <w:rsid w:val="00811081"/>
    <w:rsid w:val="0081110C"/>
    <w:rsid w:val="00811570"/>
    <w:rsid w:val="00811597"/>
    <w:rsid w:val="008118BE"/>
    <w:rsid w:val="00811B2D"/>
    <w:rsid w:val="00811DF7"/>
    <w:rsid w:val="00811EB3"/>
    <w:rsid w:val="008122F5"/>
    <w:rsid w:val="00813378"/>
    <w:rsid w:val="00813418"/>
    <w:rsid w:val="00813A7B"/>
    <w:rsid w:val="00813F0D"/>
    <w:rsid w:val="00814684"/>
    <w:rsid w:val="008148A9"/>
    <w:rsid w:val="008149AC"/>
    <w:rsid w:val="00814DAE"/>
    <w:rsid w:val="00815E69"/>
    <w:rsid w:val="008161D1"/>
    <w:rsid w:val="008166EE"/>
    <w:rsid w:val="008168D7"/>
    <w:rsid w:val="00817039"/>
    <w:rsid w:val="00817772"/>
    <w:rsid w:val="00817F0C"/>
    <w:rsid w:val="008201E7"/>
    <w:rsid w:val="008203BF"/>
    <w:rsid w:val="0082062D"/>
    <w:rsid w:val="00820742"/>
    <w:rsid w:val="00820C02"/>
    <w:rsid w:val="00820CE8"/>
    <w:rsid w:val="00820E20"/>
    <w:rsid w:val="00821185"/>
    <w:rsid w:val="00821A83"/>
    <w:rsid w:val="008227B5"/>
    <w:rsid w:val="00822B87"/>
    <w:rsid w:val="00823080"/>
    <w:rsid w:val="008230D6"/>
    <w:rsid w:val="00823F42"/>
    <w:rsid w:val="008242D3"/>
    <w:rsid w:val="00824B0C"/>
    <w:rsid w:val="00824F09"/>
    <w:rsid w:val="00825A92"/>
    <w:rsid w:val="00825AA5"/>
    <w:rsid w:val="008268FE"/>
    <w:rsid w:val="0082697D"/>
    <w:rsid w:val="00826F6C"/>
    <w:rsid w:val="0082726D"/>
    <w:rsid w:val="00827276"/>
    <w:rsid w:val="00827D8E"/>
    <w:rsid w:val="008306FA"/>
    <w:rsid w:val="00830EF9"/>
    <w:rsid w:val="00831491"/>
    <w:rsid w:val="00831915"/>
    <w:rsid w:val="00831F14"/>
    <w:rsid w:val="00832300"/>
    <w:rsid w:val="008326E0"/>
    <w:rsid w:val="00832725"/>
    <w:rsid w:val="00832CE7"/>
    <w:rsid w:val="00832CF7"/>
    <w:rsid w:val="00833407"/>
    <w:rsid w:val="00834AFB"/>
    <w:rsid w:val="00834B6F"/>
    <w:rsid w:val="0083515B"/>
    <w:rsid w:val="008353CE"/>
    <w:rsid w:val="00835521"/>
    <w:rsid w:val="0083592B"/>
    <w:rsid w:val="00835C23"/>
    <w:rsid w:val="00835C74"/>
    <w:rsid w:val="00835E3D"/>
    <w:rsid w:val="00836334"/>
    <w:rsid w:val="00836559"/>
    <w:rsid w:val="00836633"/>
    <w:rsid w:val="00837468"/>
    <w:rsid w:val="00837A77"/>
    <w:rsid w:val="00837BFE"/>
    <w:rsid w:val="00837D3D"/>
    <w:rsid w:val="00837FEA"/>
    <w:rsid w:val="0084068A"/>
    <w:rsid w:val="00841023"/>
    <w:rsid w:val="00841970"/>
    <w:rsid w:val="00841A68"/>
    <w:rsid w:val="00841CF7"/>
    <w:rsid w:val="00841FA7"/>
    <w:rsid w:val="00841FD6"/>
    <w:rsid w:val="0084209F"/>
    <w:rsid w:val="00842107"/>
    <w:rsid w:val="008423F8"/>
    <w:rsid w:val="00842942"/>
    <w:rsid w:val="00842ADB"/>
    <w:rsid w:val="008432BA"/>
    <w:rsid w:val="00843D4C"/>
    <w:rsid w:val="00844417"/>
    <w:rsid w:val="008449B3"/>
    <w:rsid w:val="008449D5"/>
    <w:rsid w:val="00844AD3"/>
    <w:rsid w:val="00845B4B"/>
    <w:rsid w:val="00845C08"/>
    <w:rsid w:val="00846042"/>
    <w:rsid w:val="0084729C"/>
    <w:rsid w:val="00850140"/>
    <w:rsid w:val="00850432"/>
    <w:rsid w:val="00850B55"/>
    <w:rsid w:val="008523E1"/>
    <w:rsid w:val="008528C1"/>
    <w:rsid w:val="00852A75"/>
    <w:rsid w:val="00852C09"/>
    <w:rsid w:val="008530F6"/>
    <w:rsid w:val="0085352C"/>
    <w:rsid w:val="0085364C"/>
    <w:rsid w:val="008537E9"/>
    <w:rsid w:val="00854265"/>
    <w:rsid w:val="008549B0"/>
    <w:rsid w:val="00854A87"/>
    <w:rsid w:val="00854E34"/>
    <w:rsid w:val="0085531F"/>
    <w:rsid w:val="0085539A"/>
    <w:rsid w:val="00855852"/>
    <w:rsid w:val="00855A20"/>
    <w:rsid w:val="00856218"/>
    <w:rsid w:val="00856AA9"/>
    <w:rsid w:val="00856AC4"/>
    <w:rsid w:val="00856E3A"/>
    <w:rsid w:val="00857137"/>
    <w:rsid w:val="0085737D"/>
    <w:rsid w:val="00857FAA"/>
    <w:rsid w:val="00857FCA"/>
    <w:rsid w:val="0085B789"/>
    <w:rsid w:val="00860FD0"/>
    <w:rsid w:val="0086182E"/>
    <w:rsid w:val="008618A1"/>
    <w:rsid w:val="00861D8D"/>
    <w:rsid w:val="00863060"/>
    <w:rsid w:val="00863194"/>
    <w:rsid w:val="00863595"/>
    <w:rsid w:val="00863A6F"/>
    <w:rsid w:val="008644DB"/>
    <w:rsid w:val="00864C10"/>
    <w:rsid w:val="00864DB5"/>
    <w:rsid w:val="00865006"/>
    <w:rsid w:val="00865034"/>
    <w:rsid w:val="00865661"/>
    <w:rsid w:val="008658C9"/>
    <w:rsid w:val="00866FAE"/>
    <w:rsid w:val="0086789D"/>
    <w:rsid w:val="00867981"/>
    <w:rsid w:val="00867FD4"/>
    <w:rsid w:val="00870787"/>
    <w:rsid w:val="00870909"/>
    <w:rsid w:val="0087154A"/>
    <w:rsid w:val="00871FD7"/>
    <w:rsid w:val="00872112"/>
    <w:rsid w:val="008721C8"/>
    <w:rsid w:val="0087270D"/>
    <w:rsid w:val="00872A82"/>
    <w:rsid w:val="00872B3B"/>
    <w:rsid w:val="0087323D"/>
    <w:rsid w:val="00873BD3"/>
    <w:rsid w:val="00874644"/>
    <w:rsid w:val="00874771"/>
    <w:rsid w:val="008756DE"/>
    <w:rsid w:val="00875722"/>
    <w:rsid w:val="008757B9"/>
    <w:rsid w:val="00875BB1"/>
    <w:rsid w:val="00876161"/>
    <w:rsid w:val="00876633"/>
    <w:rsid w:val="00876C98"/>
    <w:rsid w:val="0087796C"/>
    <w:rsid w:val="0088007A"/>
    <w:rsid w:val="008803E6"/>
    <w:rsid w:val="008815E2"/>
    <w:rsid w:val="00881A25"/>
    <w:rsid w:val="00881ECC"/>
    <w:rsid w:val="0088264C"/>
    <w:rsid w:val="00882F63"/>
    <w:rsid w:val="00883E30"/>
    <w:rsid w:val="0088444B"/>
    <w:rsid w:val="0088457D"/>
    <w:rsid w:val="008848E7"/>
    <w:rsid w:val="00884B5F"/>
    <w:rsid w:val="00884EA3"/>
    <w:rsid w:val="00884F88"/>
    <w:rsid w:val="00885222"/>
    <w:rsid w:val="008858CE"/>
    <w:rsid w:val="0088646D"/>
    <w:rsid w:val="00886530"/>
    <w:rsid w:val="00886839"/>
    <w:rsid w:val="00886BBB"/>
    <w:rsid w:val="00886F36"/>
    <w:rsid w:val="00887DAA"/>
    <w:rsid w:val="008907FE"/>
    <w:rsid w:val="00890958"/>
    <w:rsid w:val="00890976"/>
    <w:rsid w:val="00890B23"/>
    <w:rsid w:val="00890D56"/>
    <w:rsid w:val="008913C1"/>
    <w:rsid w:val="008915A2"/>
    <w:rsid w:val="00891A6F"/>
    <w:rsid w:val="00891AD3"/>
    <w:rsid w:val="00891D42"/>
    <w:rsid w:val="00891ECB"/>
    <w:rsid w:val="00892393"/>
    <w:rsid w:val="008923AA"/>
    <w:rsid w:val="00893001"/>
    <w:rsid w:val="00895443"/>
    <w:rsid w:val="00895889"/>
    <w:rsid w:val="00895DCB"/>
    <w:rsid w:val="00895DE0"/>
    <w:rsid w:val="008969AB"/>
    <w:rsid w:val="00896B24"/>
    <w:rsid w:val="00896F8E"/>
    <w:rsid w:val="008976F6"/>
    <w:rsid w:val="008A0667"/>
    <w:rsid w:val="008A069E"/>
    <w:rsid w:val="008A071B"/>
    <w:rsid w:val="008A09DC"/>
    <w:rsid w:val="008A1B78"/>
    <w:rsid w:val="008A2443"/>
    <w:rsid w:val="008A2FF4"/>
    <w:rsid w:val="008A3262"/>
    <w:rsid w:val="008A389C"/>
    <w:rsid w:val="008A3C33"/>
    <w:rsid w:val="008A3ECE"/>
    <w:rsid w:val="008A4D5D"/>
    <w:rsid w:val="008A4E12"/>
    <w:rsid w:val="008A51FE"/>
    <w:rsid w:val="008A569E"/>
    <w:rsid w:val="008A5A83"/>
    <w:rsid w:val="008A61F0"/>
    <w:rsid w:val="008A6351"/>
    <w:rsid w:val="008A67E7"/>
    <w:rsid w:val="008A67FF"/>
    <w:rsid w:val="008A7E49"/>
    <w:rsid w:val="008A7F66"/>
    <w:rsid w:val="008B08B8"/>
    <w:rsid w:val="008B0C01"/>
    <w:rsid w:val="008B0F1C"/>
    <w:rsid w:val="008B2FC1"/>
    <w:rsid w:val="008B302E"/>
    <w:rsid w:val="008B34CA"/>
    <w:rsid w:val="008B3B9F"/>
    <w:rsid w:val="008B3FDE"/>
    <w:rsid w:val="008B4236"/>
    <w:rsid w:val="008B448A"/>
    <w:rsid w:val="008B4E8A"/>
    <w:rsid w:val="008B5D5F"/>
    <w:rsid w:val="008B6242"/>
    <w:rsid w:val="008B6A7C"/>
    <w:rsid w:val="008B6B89"/>
    <w:rsid w:val="008B7437"/>
    <w:rsid w:val="008B7438"/>
    <w:rsid w:val="008B7BD9"/>
    <w:rsid w:val="008C0033"/>
    <w:rsid w:val="008C04AC"/>
    <w:rsid w:val="008C08F5"/>
    <w:rsid w:val="008C0A3D"/>
    <w:rsid w:val="008C172A"/>
    <w:rsid w:val="008C20D1"/>
    <w:rsid w:val="008C266E"/>
    <w:rsid w:val="008C293F"/>
    <w:rsid w:val="008C310D"/>
    <w:rsid w:val="008C35FD"/>
    <w:rsid w:val="008C42E8"/>
    <w:rsid w:val="008C5241"/>
    <w:rsid w:val="008C6534"/>
    <w:rsid w:val="008C6AE2"/>
    <w:rsid w:val="008C6C71"/>
    <w:rsid w:val="008C6F55"/>
    <w:rsid w:val="008C79CE"/>
    <w:rsid w:val="008C7A9B"/>
    <w:rsid w:val="008C7DD9"/>
    <w:rsid w:val="008C7FAE"/>
    <w:rsid w:val="008D0C8D"/>
    <w:rsid w:val="008D0E62"/>
    <w:rsid w:val="008D11B3"/>
    <w:rsid w:val="008D11BF"/>
    <w:rsid w:val="008D1382"/>
    <w:rsid w:val="008D15D2"/>
    <w:rsid w:val="008D2872"/>
    <w:rsid w:val="008D2E95"/>
    <w:rsid w:val="008D3ACD"/>
    <w:rsid w:val="008D3B35"/>
    <w:rsid w:val="008D3C94"/>
    <w:rsid w:val="008D4C73"/>
    <w:rsid w:val="008D4CE4"/>
    <w:rsid w:val="008D5013"/>
    <w:rsid w:val="008D5268"/>
    <w:rsid w:val="008D52E2"/>
    <w:rsid w:val="008D546E"/>
    <w:rsid w:val="008D6D6A"/>
    <w:rsid w:val="008D6F11"/>
    <w:rsid w:val="008D7D9A"/>
    <w:rsid w:val="008D7EE7"/>
    <w:rsid w:val="008E0667"/>
    <w:rsid w:val="008E0785"/>
    <w:rsid w:val="008E0A71"/>
    <w:rsid w:val="008E1070"/>
    <w:rsid w:val="008E199D"/>
    <w:rsid w:val="008E1A51"/>
    <w:rsid w:val="008E1A96"/>
    <w:rsid w:val="008E2332"/>
    <w:rsid w:val="008E2431"/>
    <w:rsid w:val="008E2603"/>
    <w:rsid w:val="008E260C"/>
    <w:rsid w:val="008E2EDC"/>
    <w:rsid w:val="008E338F"/>
    <w:rsid w:val="008E352F"/>
    <w:rsid w:val="008E387C"/>
    <w:rsid w:val="008E3A72"/>
    <w:rsid w:val="008E4320"/>
    <w:rsid w:val="008E4768"/>
    <w:rsid w:val="008E4BA5"/>
    <w:rsid w:val="008E4C6F"/>
    <w:rsid w:val="008E5B22"/>
    <w:rsid w:val="008E5BCE"/>
    <w:rsid w:val="008E68D3"/>
    <w:rsid w:val="008E6F91"/>
    <w:rsid w:val="008E76E0"/>
    <w:rsid w:val="008E7733"/>
    <w:rsid w:val="008E7FFC"/>
    <w:rsid w:val="008F0596"/>
    <w:rsid w:val="008F077C"/>
    <w:rsid w:val="008F0BD7"/>
    <w:rsid w:val="008F0FF0"/>
    <w:rsid w:val="008F1E5A"/>
    <w:rsid w:val="008F23FB"/>
    <w:rsid w:val="008F2EAE"/>
    <w:rsid w:val="008F2F2E"/>
    <w:rsid w:val="008F3205"/>
    <w:rsid w:val="008F3491"/>
    <w:rsid w:val="008F35AF"/>
    <w:rsid w:val="008F38F5"/>
    <w:rsid w:val="008F439A"/>
    <w:rsid w:val="008F43B4"/>
    <w:rsid w:val="008F43FF"/>
    <w:rsid w:val="008F4781"/>
    <w:rsid w:val="008F52C1"/>
    <w:rsid w:val="008F5739"/>
    <w:rsid w:val="008F687E"/>
    <w:rsid w:val="008F6BA1"/>
    <w:rsid w:val="008F6D8C"/>
    <w:rsid w:val="008F7BC8"/>
    <w:rsid w:val="008F7EAA"/>
    <w:rsid w:val="009002FA"/>
    <w:rsid w:val="009005F8"/>
    <w:rsid w:val="0090067E"/>
    <w:rsid w:val="00900D00"/>
    <w:rsid w:val="009018C7"/>
    <w:rsid w:val="00901A9B"/>
    <w:rsid w:val="00901E5B"/>
    <w:rsid w:val="009020C3"/>
    <w:rsid w:val="0090283D"/>
    <w:rsid w:val="00902873"/>
    <w:rsid w:val="00902D00"/>
    <w:rsid w:val="0090324E"/>
    <w:rsid w:val="00903C30"/>
    <w:rsid w:val="009054CE"/>
    <w:rsid w:val="00905BD0"/>
    <w:rsid w:val="0090646A"/>
    <w:rsid w:val="00906540"/>
    <w:rsid w:val="0090699C"/>
    <w:rsid w:val="0090D906"/>
    <w:rsid w:val="009104D5"/>
    <w:rsid w:val="00910765"/>
    <w:rsid w:val="00910E01"/>
    <w:rsid w:val="0091128B"/>
    <w:rsid w:val="00911CE4"/>
    <w:rsid w:val="00912945"/>
    <w:rsid w:val="009133CC"/>
    <w:rsid w:val="00913E45"/>
    <w:rsid w:val="009140AF"/>
    <w:rsid w:val="009147BC"/>
    <w:rsid w:val="00914803"/>
    <w:rsid w:val="00914AF8"/>
    <w:rsid w:val="0091536F"/>
    <w:rsid w:val="0091539C"/>
    <w:rsid w:val="0091549A"/>
    <w:rsid w:val="00915CA3"/>
    <w:rsid w:val="0091613C"/>
    <w:rsid w:val="009169CF"/>
    <w:rsid w:val="00916E1C"/>
    <w:rsid w:val="009177FF"/>
    <w:rsid w:val="00917B94"/>
    <w:rsid w:val="00920AD3"/>
    <w:rsid w:val="00920FAA"/>
    <w:rsid w:val="009217C7"/>
    <w:rsid w:val="00921B45"/>
    <w:rsid w:val="00921EE7"/>
    <w:rsid w:val="00922224"/>
    <w:rsid w:val="009222A5"/>
    <w:rsid w:val="00922A3D"/>
    <w:rsid w:val="00922BA2"/>
    <w:rsid w:val="00922D38"/>
    <w:rsid w:val="00922D5C"/>
    <w:rsid w:val="0092391F"/>
    <w:rsid w:val="00925854"/>
    <w:rsid w:val="00925EBC"/>
    <w:rsid w:val="00926240"/>
    <w:rsid w:val="00926499"/>
    <w:rsid w:val="009269DE"/>
    <w:rsid w:val="009270CE"/>
    <w:rsid w:val="00927761"/>
    <w:rsid w:val="009279A4"/>
    <w:rsid w:val="0093007E"/>
    <w:rsid w:val="00930218"/>
    <w:rsid w:val="00931536"/>
    <w:rsid w:val="009317E3"/>
    <w:rsid w:val="00931801"/>
    <w:rsid w:val="00931BD5"/>
    <w:rsid w:val="00931E9C"/>
    <w:rsid w:val="00932066"/>
    <w:rsid w:val="00932096"/>
    <w:rsid w:val="009322FE"/>
    <w:rsid w:val="00932357"/>
    <w:rsid w:val="00932940"/>
    <w:rsid w:val="00932C09"/>
    <w:rsid w:val="00932D85"/>
    <w:rsid w:val="009330FA"/>
    <w:rsid w:val="009333CC"/>
    <w:rsid w:val="0093350C"/>
    <w:rsid w:val="0093376D"/>
    <w:rsid w:val="009344D9"/>
    <w:rsid w:val="00934555"/>
    <w:rsid w:val="00934676"/>
    <w:rsid w:val="00934B32"/>
    <w:rsid w:val="0093594F"/>
    <w:rsid w:val="00935C19"/>
    <w:rsid w:val="00935E61"/>
    <w:rsid w:val="00936262"/>
    <w:rsid w:val="0093680D"/>
    <w:rsid w:val="00936A8A"/>
    <w:rsid w:val="009378AC"/>
    <w:rsid w:val="00937B56"/>
    <w:rsid w:val="00940679"/>
    <w:rsid w:val="00940E05"/>
    <w:rsid w:val="00940EE4"/>
    <w:rsid w:val="00941B6E"/>
    <w:rsid w:val="00941B9E"/>
    <w:rsid w:val="009429CB"/>
    <w:rsid w:val="00942CD9"/>
    <w:rsid w:val="00942E66"/>
    <w:rsid w:val="00942F78"/>
    <w:rsid w:val="00943366"/>
    <w:rsid w:val="00943649"/>
    <w:rsid w:val="0094364D"/>
    <w:rsid w:val="00943881"/>
    <w:rsid w:val="00943D6F"/>
    <w:rsid w:val="0094416C"/>
    <w:rsid w:val="00944341"/>
    <w:rsid w:val="009453D9"/>
    <w:rsid w:val="009453F7"/>
    <w:rsid w:val="00945554"/>
    <w:rsid w:val="0094559D"/>
    <w:rsid w:val="009459A4"/>
    <w:rsid w:val="00945B63"/>
    <w:rsid w:val="009460A0"/>
    <w:rsid w:val="00946877"/>
    <w:rsid w:val="00946EBC"/>
    <w:rsid w:val="00947712"/>
    <w:rsid w:val="00947DC8"/>
    <w:rsid w:val="0094C1CE"/>
    <w:rsid w:val="0095002B"/>
    <w:rsid w:val="00950763"/>
    <w:rsid w:val="00951266"/>
    <w:rsid w:val="00951443"/>
    <w:rsid w:val="0095152F"/>
    <w:rsid w:val="00951599"/>
    <w:rsid w:val="0095169B"/>
    <w:rsid w:val="00951B91"/>
    <w:rsid w:val="00951D38"/>
    <w:rsid w:val="0095286B"/>
    <w:rsid w:val="00952D18"/>
    <w:rsid w:val="00952F36"/>
    <w:rsid w:val="0095307E"/>
    <w:rsid w:val="00953633"/>
    <w:rsid w:val="00953655"/>
    <w:rsid w:val="00953AB9"/>
    <w:rsid w:val="00954231"/>
    <w:rsid w:val="00954701"/>
    <w:rsid w:val="00954792"/>
    <w:rsid w:val="009552F7"/>
    <w:rsid w:val="0095541E"/>
    <w:rsid w:val="0095675E"/>
    <w:rsid w:val="009570FB"/>
    <w:rsid w:val="0095756A"/>
    <w:rsid w:val="009576F8"/>
    <w:rsid w:val="00957AB2"/>
    <w:rsid w:val="009607AF"/>
    <w:rsid w:val="00961684"/>
    <w:rsid w:val="00961B92"/>
    <w:rsid w:val="00961C8D"/>
    <w:rsid w:val="00962D28"/>
    <w:rsid w:val="00963CA9"/>
    <w:rsid w:val="009641E7"/>
    <w:rsid w:val="009647A5"/>
    <w:rsid w:val="00965581"/>
    <w:rsid w:val="0096559D"/>
    <w:rsid w:val="00966086"/>
    <w:rsid w:val="009663C5"/>
    <w:rsid w:val="00966560"/>
    <w:rsid w:val="00966F5B"/>
    <w:rsid w:val="0096779C"/>
    <w:rsid w:val="00967D77"/>
    <w:rsid w:val="009704FF"/>
    <w:rsid w:val="00970A7C"/>
    <w:rsid w:val="009711CD"/>
    <w:rsid w:val="00971829"/>
    <w:rsid w:val="00971844"/>
    <w:rsid w:val="00971D4A"/>
    <w:rsid w:val="0097215E"/>
    <w:rsid w:val="00972C94"/>
    <w:rsid w:val="0097349F"/>
    <w:rsid w:val="00973C4E"/>
    <w:rsid w:val="00973CC2"/>
    <w:rsid w:val="00974673"/>
    <w:rsid w:val="009748C3"/>
    <w:rsid w:val="00975710"/>
    <w:rsid w:val="00975F21"/>
    <w:rsid w:val="00976331"/>
    <w:rsid w:val="009763EF"/>
    <w:rsid w:val="0097659E"/>
    <w:rsid w:val="00976780"/>
    <w:rsid w:val="00976DC2"/>
    <w:rsid w:val="00977FAD"/>
    <w:rsid w:val="0098062B"/>
    <w:rsid w:val="00980E6E"/>
    <w:rsid w:val="009811B5"/>
    <w:rsid w:val="0098151F"/>
    <w:rsid w:val="0098251F"/>
    <w:rsid w:val="0098294B"/>
    <w:rsid w:val="00982998"/>
    <w:rsid w:val="009829E0"/>
    <w:rsid w:val="009831EB"/>
    <w:rsid w:val="009834E3"/>
    <w:rsid w:val="00983741"/>
    <w:rsid w:val="00983FF4"/>
    <w:rsid w:val="009841BE"/>
    <w:rsid w:val="00984AA0"/>
    <w:rsid w:val="00984EDA"/>
    <w:rsid w:val="009856BA"/>
    <w:rsid w:val="00985EB4"/>
    <w:rsid w:val="00986258"/>
    <w:rsid w:val="0098663F"/>
    <w:rsid w:val="00986683"/>
    <w:rsid w:val="0098678B"/>
    <w:rsid w:val="00986A1D"/>
    <w:rsid w:val="00986DE7"/>
    <w:rsid w:val="00986E18"/>
    <w:rsid w:val="00987218"/>
    <w:rsid w:val="009900AF"/>
    <w:rsid w:val="00990163"/>
    <w:rsid w:val="009910B4"/>
    <w:rsid w:val="009913FB"/>
    <w:rsid w:val="009914F5"/>
    <w:rsid w:val="00991624"/>
    <w:rsid w:val="00991DA1"/>
    <w:rsid w:val="00992EA1"/>
    <w:rsid w:val="0099309E"/>
    <w:rsid w:val="009933EA"/>
    <w:rsid w:val="00993ACF"/>
    <w:rsid w:val="00993E79"/>
    <w:rsid w:val="009944BD"/>
    <w:rsid w:val="00995E54"/>
    <w:rsid w:val="00995F46"/>
    <w:rsid w:val="00996039"/>
    <w:rsid w:val="009961FA"/>
    <w:rsid w:val="00996396"/>
    <w:rsid w:val="009964FE"/>
    <w:rsid w:val="00996FC3"/>
    <w:rsid w:val="009A027B"/>
    <w:rsid w:val="009A0C78"/>
    <w:rsid w:val="009A10EB"/>
    <w:rsid w:val="009A1680"/>
    <w:rsid w:val="009A1FD1"/>
    <w:rsid w:val="009A2616"/>
    <w:rsid w:val="009A2715"/>
    <w:rsid w:val="009A2805"/>
    <w:rsid w:val="009A2CA5"/>
    <w:rsid w:val="009A41BB"/>
    <w:rsid w:val="009A45D5"/>
    <w:rsid w:val="009A49D4"/>
    <w:rsid w:val="009A4E57"/>
    <w:rsid w:val="009A5062"/>
    <w:rsid w:val="009A56CB"/>
    <w:rsid w:val="009A5DF7"/>
    <w:rsid w:val="009A650E"/>
    <w:rsid w:val="009A6A10"/>
    <w:rsid w:val="009A6C6C"/>
    <w:rsid w:val="009A79CA"/>
    <w:rsid w:val="009A7B7A"/>
    <w:rsid w:val="009A7FF7"/>
    <w:rsid w:val="009B0303"/>
    <w:rsid w:val="009B034C"/>
    <w:rsid w:val="009B0FA8"/>
    <w:rsid w:val="009B12E6"/>
    <w:rsid w:val="009B1654"/>
    <w:rsid w:val="009B1A2F"/>
    <w:rsid w:val="009B1BB9"/>
    <w:rsid w:val="009B1ECF"/>
    <w:rsid w:val="009B2BB7"/>
    <w:rsid w:val="009B2DD1"/>
    <w:rsid w:val="009B35E3"/>
    <w:rsid w:val="009B3AFE"/>
    <w:rsid w:val="009B3C19"/>
    <w:rsid w:val="009B3C2B"/>
    <w:rsid w:val="009B4A37"/>
    <w:rsid w:val="009B59B5"/>
    <w:rsid w:val="009B5CEE"/>
    <w:rsid w:val="009B632B"/>
    <w:rsid w:val="009B6366"/>
    <w:rsid w:val="009B6478"/>
    <w:rsid w:val="009B64B6"/>
    <w:rsid w:val="009B64BC"/>
    <w:rsid w:val="009B700B"/>
    <w:rsid w:val="009B71F1"/>
    <w:rsid w:val="009B778B"/>
    <w:rsid w:val="009B7BFD"/>
    <w:rsid w:val="009B7D59"/>
    <w:rsid w:val="009C0504"/>
    <w:rsid w:val="009C066C"/>
    <w:rsid w:val="009C0937"/>
    <w:rsid w:val="009C12A8"/>
    <w:rsid w:val="009C291E"/>
    <w:rsid w:val="009C2FCD"/>
    <w:rsid w:val="009C31D0"/>
    <w:rsid w:val="009C3444"/>
    <w:rsid w:val="009C3E03"/>
    <w:rsid w:val="009C434B"/>
    <w:rsid w:val="009C4593"/>
    <w:rsid w:val="009C45A2"/>
    <w:rsid w:val="009C4682"/>
    <w:rsid w:val="009C4684"/>
    <w:rsid w:val="009C492E"/>
    <w:rsid w:val="009C4A9B"/>
    <w:rsid w:val="009C4E3E"/>
    <w:rsid w:val="009C5352"/>
    <w:rsid w:val="009C5735"/>
    <w:rsid w:val="009C5972"/>
    <w:rsid w:val="009C5977"/>
    <w:rsid w:val="009C5D82"/>
    <w:rsid w:val="009C6352"/>
    <w:rsid w:val="009C6733"/>
    <w:rsid w:val="009C73A9"/>
    <w:rsid w:val="009C7417"/>
    <w:rsid w:val="009C7D11"/>
    <w:rsid w:val="009C7F5E"/>
    <w:rsid w:val="009CE8DE"/>
    <w:rsid w:val="009D1367"/>
    <w:rsid w:val="009D13AD"/>
    <w:rsid w:val="009D1648"/>
    <w:rsid w:val="009D19AA"/>
    <w:rsid w:val="009D1D4C"/>
    <w:rsid w:val="009D2DFA"/>
    <w:rsid w:val="009D3084"/>
    <w:rsid w:val="009D31D9"/>
    <w:rsid w:val="009D3525"/>
    <w:rsid w:val="009D366D"/>
    <w:rsid w:val="009D3C71"/>
    <w:rsid w:val="009D3E68"/>
    <w:rsid w:val="009D4698"/>
    <w:rsid w:val="009D4807"/>
    <w:rsid w:val="009D512C"/>
    <w:rsid w:val="009D5371"/>
    <w:rsid w:val="009D5CB2"/>
    <w:rsid w:val="009D61F2"/>
    <w:rsid w:val="009D681E"/>
    <w:rsid w:val="009D69C7"/>
    <w:rsid w:val="009D6A57"/>
    <w:rsid w:val="009D7338"/>
    <w:rsid w:val="009D7F9E"/>
    <w:rsid w:val="009E05A5"/>
    <w:rsid w:val="009E0F74"/>
    <w:rsid w:val="009E13BC"/>
    <w:rsid w:val="009E154C"/>
    <w:rsid w:val="009E1DE0"/>
    <w:rsid w:val="009E2C40"/>
    <w:rsid w:val="009E3AD8"/>
    <w:rsid w:val="009E3BF5"/>
    <w:rsid w:val="009E3C17"/>
    <w:rsid w:val="009E4225"/>
    <w:rsid w:val="009E433A"/>
    <w:rsid w:val="009E436D"/>
    <w:rsid w:val="009E4C6A"/>
    <w:rsid w:val="009E548E"/>
    <w:rsid w:val="009E58F7"/>
    <w:rsid w:val="009E642C"/>
    <w:rsid w:val="009E65E4"/>
    <w:rsid w:val="009E77C3"/>
    <w:rsid w:val="009E782C"/>
    <w:rsid w:val="009F0530"/>
    <w:rsid w:val="009F0A6B"/>
    <w:rsid w:val="009F1903"/>
    <w:rsid w:val="009F26FB"/>
    <w:rsid w:val="009F2B05"/>
    <w:rsid w:val="009F407E"/>
    <w:rsid w:val="009F4829"/>
    <w:rsid w:val="009F4933"/>
    <w:rsid w:val="009F4CB0"/>
    <w:rsid w:val="009F4DCC"/>
    <w:rsid w:val="009F50A3"/>
    <w:rsid w:val="009F59BE"/>
    <w:rsid w:val="009F5DC4"/>
    <w:rsid w:val="009F5E1A"/>
    <w:rsid w:val="009F5F94"/>
    <w:rsid w:val="009F76BA"/>
    <w:rsid w:val="009F7938"/>
    <w:rsid w:val="009F79B5"/>
    <w:rsid w:val="009F7F86"/>
    <w:rsid w:val="00A006F4"/>
    <w:rsid w:val="00A00BAA"/>
    <w:rsid w:val="00A00E61"/>
    <w:rsid w:val="00A00F61"/>
    <w:rsid w:val="00A01D8D"/>
    <w:rsid w:val="00A01E48"/>
    <w:rsid w:val="00A028C1"/>
    <w:rsid w:val="00A028CF"/>
    <w:rsid w:val="00A02FE6"/>
    <w:rsid w:val="00A03984"/>
    <w:rsid w:val="00A03EC4"/>
    <w:rsid w:val="00A042D0"/>
    <w:rsid w:val="00A04877"/>
    <w:rsid w:val="00A048D4"/>
    <w:rsid w:val="00A04EFF"/>
    <w:rsid w:val="00A05211"/>
    <w:rsid w:val="00A0636D"/>
    <w:rsid w:val="00A0678A"/>
    <w:rsid w:val="00A07308"/>
    <w:rsid w:val="00A075E6"/>
    <w:rsid w:val="00A0773E"/>
    <w:rsid w:val="00A0778D"/>
    <w:rsid w:val="00A07F53"/>
    <w:rsid w:val="00A107EE"/>
    <w:rsid w:val="00A109FC"/>
    <w:rsid w:val="00A11A06"/>
    <w:rsid w:val="00A11D6D"/>
    <w:rsid w:val="00A12106"/>
    <w:rsid w:val="00A12271"/>
    <w:rsid w:val="00A1234E"/>
    <w:rsid w:val="00A1268F"/>
    <w:rsid w:val="00A13138"/>
    <w:rsid w:val="00A13984"/>
    <w:rsid w:val="00A1402A"/>
    <w:rsid w:val="00A141F0"/>
    <w:rsid w:val="00A1530C"/>
    <w:rsid w:val="00A1559A"/>
    <w:rsid w:val="00A15D29"/>
    <w:rsid w:val="00A15D30"/>
    <w:rsid w:val="00A161CE"/>
    <w:rsid w:val="00A164DD"/>
    <w:rsid w:val="00A1696E"/>
    <w:rsid w:val="00A170D0"/>
    <w:rsid w:val="00A17D05"/>
    <w:rsid w:val="00A17FDD"/>
    <w:rsid w:val="00A200E2"/>
    <w:rsid w:val="00A21409"/>
    <w:rsid w:val="00A22293"/>
    <w:rsid w:val="00A22B47"/>
    <w:rsid w:val="00A23137"/>
    <w:rsid w:val="00A23151"/>
    <w:rsid w:val="00A232D3"/>
    <w:rsid w:val="00A2336D"/>
    <w:rsid w:val="00A23425"/>
    <w:rsid w:val="00A23637"/>
    <w:rsid w:val="00A23B31"/>
    <w:rsid w:val="00A23CCE"/>
    <w:rsid w:val="00A2428B"/>
    <w:rsid w:val="00A24883"/>
    <w:rsid w:val="00A24D8F"/>
    <w:rsid w:val="00A24FE1"/>
    <w:rsid w:val="00A25490"/>
    <w:rsid w:val="00A25962"/>
    <w:rsid w:val="00A2624A"/>
    <w:rsid w:val="00A262D8"/>
    <w:rsid w:val="00A2634E"/>
    <w:rsid w:val="00A274CB"/>
    <w:rsid w:val="00A2756D"/>
    <w:rsid w:val="00A2760C"/>
    <w:rsid w:val="00A27C42"/>
    <w:rsid w:val="00A30B59"/>
    <w:rsid w:val="00A30CEE"/>
    <w:rsid w:val="00A30EFE"/>
    <w:rsid w:val="00A31807"/>
    <w:rsid w:val="00A31835"/>
    <w:rsid w:val="00A3198D"/>
    <w:rsid w:val="00A322C6"/>
    <w:rsid w:val="00A331F3"/>
    <w:rsid w:val="00A3369F"/>
    <w:rsid w:val="00A33907"/>
    <w:rsid w:val="00A3448D"/>
    <w:rsid w:val="00A346AC"/>
    <w:rsid w:val="00A346B2"/>
    <w:rsid w:val="00A34801"/>
    <w:rsid w:val="00A34C7A"/>
    <w:rsid w:val="00A34F88"/>
    <w:rsid w:val="00A35076"/>
    <w:rsid w:val="00A357AC"/>
    <w:rsid w:val="00A366C5"/>
    <w:rsid w:val="00A36BD5"/>
    <w:rsid w:val="00A36CCF"/>
    <w:rsid w:val="00A3718D"/>
    <w:rsid w:val="00A3758D"/>
    <w:rsid w:val="00A37978"/>
    <w:rsid w:val="00A37B33"/>
    <w:rsid w:val="00A37B86"/>
    <w:rsid w:val="00A4049A"/>
    <w:rsid w:val="00A4089A"/>
    <w:rsid w:val="00A410FA"/>
    <w:rsid w:val="00A41317"/>
    <w:rsid w:val="00A41487"/>
    <w:rsid w:val="00A41995"/>
    <w:rsid w:val="00A420D9"/>
    <w:rsid w:val="00A424E7"/>
    <w:rsid w:val="00A43101"/>
    <w:rsid w:val="00A4312D"/>
    <w:rsid w:val="00A432BB"/>
    <w:rsid w:val="00A4366D"/>
    <w:rsid w:val="00A437AB"/>
    <w:rsid w:val="00A437EB"/>
    <w:rsid w:val="00A43FF4"/>
    <w:rsid w:val="00A44438"/>
    <w:rsid w:val="00A4459E"/>
    <w:rsid w:val="00A44D91"/>
    <w:rsid w:val="00A45996"/>
    <w:rsid w:val="00A45C86"/>
    <w:rsid w:val="00A46EA4"/>
    <w:rsid w:val="00A46FEF"/>
    <w:rsid w:val="00A4738C"/>
    <w:rsid w:val="00A476A3"/>
    <w:rsid w:val="00A47FAB"/>
    <w:rsid w:val="00A5071E"/>
    <w:rsid w:val="00A507FD"/>
    <w:rsid w:val="00A50D22"/>
    <w:rsid w:val="00A50DB0"/>
    <w:rsid w:val="00A513B6"/>
    <w:rsid w:val="00A5144C"/>
    <w:rsid w:val="00A51726"/>
    <w:rsid w:val="00A51B78"/>
    <w:rsid w:val="00A51F20"/>
    <w:rsid w:val="00A5286D"/>
    <w:rsid w:val="00A53416"/>
    <w:rsid w:val="00A53903"/>
    <w:rsid w:val="00A53AB9"/>
    <w:rsid w:val="00A53C2F"/>
    <w:rsid w:val="00A540D3"/>
    <w:rsid w:val="00A543A5"/>
    <w:rsid w:val="00A54940"/>
    <w:rsid w:val="00A550CF"/>
    <w:rsid w:val="00A553A0"/>
    <w:rsid w:val="00A55816"/>
    <w:rsid w:val="00A56291"/>
    <w:rsid w:val="00A56626"/>
    <w:rsid w:val="00A567F6"/>
    <w:rsid w:val="00A56ABA"/>
    <w:rsid w:val="00A57803"/>
    <w:rsid w:val="00A57E02"/>
    <w:rsid w:val="00A57E19"/>
    <w:rsid w:val="00A6068C"/>
    <w:rsid w:val="00A607A1"/>
    <w:rsid w:val="00A60ABC"/>
    <w:rsid w:val="00A60CF8"/>
    <w:rsid w:val="00A60E1C"/>
    <w:rsid w:val="00A6177A"/>
    <w:rsid w:val="00A61A7B"/>
    <w:rsid w:val="00A61CB8"/>
    <w:rsid w:val="00A61F1F"/>
    <w:rsid w:val="00A62719"/>
    <w:rsid w:val="00A634E7"/>
    <w:rsid w:val="00A63647"/>
    <w:rsid w:val="00A63973"/>
    <w:rsid w:val="00A644F9"/>
    <w:rsid w:val="00A648AB"/>
    <w:rsid w:val="00A65505"/>
    <w:rsid w:val="00A65550"/>
    <w:rsid w:val="00A6577E"/>
    <w:rsid w:val="00A658E7"/>
    <w:rsid w:val="00A6593F"/>
    <w:rsid w:val="00A65AA0"/>
    <w:rsid w:val="00A66917"/>
    <w:rsid w:val="00A675E3"/>
    <w:rsid w:val="00A6782A"/>
    <w:rsid w:val="00A67DF3"/>
    <w:rsid w:val="00A67E7A"/>
    <w:rsid w:val="00A7039A"/>
    <w:rsid w:val="00A70638"/>
    <w:rsid w:val="00A709AC"/>
    <w:rsid w:val="00A70E94"/>
    <w:rsid w:val="00A7126B"/>
    <w:rsid w:val="00A717F4"/>
    <w:rsid w:val="00A71F57"/>
    <w:rsid w:val="00A7226C"/>
    <w:rsid w:val="00A726AE"/>
    <w:rsid w:val="00A72877"/>
    <w:rsid w:val="00A728FA"/>
    <w:rsid w:val="00A72FF0"/>
    <w:rsid w:val="00A73BB9"/>
    <w:rsid w:val="00A74681"/>
    <w:rsid w:val="00A748A9"/>
    <w:rsid w:val="00A748C9"/>
    <w:rsid w:val="00A750B6"/>
    <w:rsid w:val="00A75AA6"/>
    <w:rsid w:val="00A75BFD"/>
    <w:rsid w:val="00A76151"/>
    <w:rsid w:val="00A76160"/>
    <w:rsid w:val="00A761BA"/>
    <w:rsid w:val="00A7699D"/>
    <w:rsid w:val="00A76C5A"/>
    <w:rsid w:val="00A77048"/>
    <w:rsid w:val="00A77344"/>
    <w:rsid w:val="00A773E5"/>
    <w:rsid w:val="00A77559"/>
    <w:rsid w:val="00A816A7"/>
    <w:rsid w:val="00A816B8"/>
    <w:rsid w:val="00A81833"/>
    <w:rsid w:val="00A81BD5"/>
    <w:rsid w:val="00A82391"/>
    <w:rsid w:val="00A83322"/>
    <w:rsid w:val="00A8365C"/>
    <w:rsid w:val="00A83A30"/>
    <w:rsid w:val="00A83EDF"/>
    <w:rsid w:val="00A8445E"/>
    <w:rsid w:val="00A84F5F"/>
    <w:rsid w:val="00A85079"/>
    <w:rsid w:val="00A85469"/>
    <w:rsid w:val="00A857A7"/>
    <w:rsid w:val="00A86103"/>
    <w:rsid w:val="00A86544"/>
    <w:rsid w:val="00A87013"/>
    <w:rsid w:val="00A870D8"/>
    <w:rsid w:val="00A87317"/>
    <w:rsid w:val="00A90414"/>
    <w:rsid w:val="00A9074B"/>
    <w:rsid w:val="00A90C23"/>
    <w:rsid w:val="00A91139"/>
    <w:rsid w:val="00A91C1E"/>
    <w:rsid w:val="00A91C62"/>
    <w:rsid w:val="00A922BB"/>
    <w:rsid w:val="00A92448"/>
    <w:rsid w:val="00A92F4B"/>
    <w:rsid w:val="00A937ED"/>
    <w:rsid w:val="00A93D4B"/>
    <w:rsid w:val="00A949D1"/>
    <w:rsid w:val="00A94A28"/>
    <w:rsid w:val="00A94DA6"/>
    <w:rsid w:val="00A9589B"/>
    <w:rsid w:val="00A95CAB"/>
    <w:rsid w:val="00A95E16"/>
    <w:rsid w:val="00A9682F"/>
    <w:rsid w:val="00A96A06"/>
    <w:rsid w:val="00A96B27"/>
    <w:rsid w:val="00A96CC2"/>
    <w:rsid w:val="00A976DA"/>
    <w:rsid w:val="00A97A14"/>
    <w:rsid w:val="00A97B6F"/>
    <w:rsid w:val="00A97C4D"/>
    <w:rsid w:val="00AA0772"/>
    <w:rsid w:val="00AA092E"/>
    <w:rsid w:val="00AA0D3F"/>
    <w:rsid w:val="00AA0D4C"/>
    <w:rsid w:val="00AA16A9"/>
    <w:rsid w:val="00AA1D3C"/>
    <w:rsid w:val="00AA2276"/>
    <w:rsid w:val="00AA2349"/>
    <w:rsid w:val="00AA266E"/>
    <w:rsid w:val="00AA2CE2"/>
    <w:rsid w:val="00AA2D19"/>
    <w:rsid w:val="00AA2DE6"/>
    <w:rsid w:val="00AA34B0"/>
    <w:rsid w:val="00AA34DB"/>
    <w:rsid w:val="00AA3F12"/>
    <w:rsid w:val="00AA41FF"/>
    <w:rsid w:val="00AA45AB"/>
    <w:rsid w:val="00AA470C"/>
    <w:rsid w:val="00AA53B3"/>
    <w:rsid w:val="00AA551A"/>
    <w:rsid w:val="00AA59FA"/>
    <w:rsid w:val="00AA59FB"/>
    <w:rsid w:val="00AA647A"/>
    <w:rsid w:val="00AA6535"/>
    <w:rsid w:val="00AA738D"/>
    <w:rsid w:val="00AA7C38"/>
    <w:rsid w:val="00AB0013"/>
    <w:rsid w:val="00AB044B"/>
    <w:rsid w:val="00AB0832"/>
    <w:rsid w:val="00AB0891"/>
    <w:rsid w:val="00AB0B1B"/>
    <w:rsid w:val="00AB0D7B"/>
    <w:rsid w:val="00AB1AED"/>
    <w:rsid w:val="00AB1B0B"/>
    <w:rsid w:val="00AB1B8E"/>
    <w:rsid w:val="00AB2172"/>
    <w:rsid w:val="00AB2311"/>
    <w:rsid w:val="00AB2868"/>
    <w:rsid w:val="00AB39D0"/>
    <w:rsid w:val="00AB3B63"/>
    <w:rsid w:val="00AB3BF7"/>
    <w:rsid w:val="00AB3D07"/>
    <w:rsid w:val="00AB40AD"/>
    <w:rsid w:val="00AB451B"/>
    <w:rsid w:val="00AB4DBE"/>
    <w:rsid w:val="00AB5339"/>
    <w:rsid w:val="00AB5C52"/>
    <w:rsid w:val="00AB5C6C"/>
    <w:rsid w:val="00AB5C82"/>
    <w:rsid w:val="00AB5D8C"/>
    <w:rsid w:val="00AB6992"/>
    <w:rsid w:val="00AB6C36"/>
    <w:rsid w:val="00AB6FBD"/>
    <w:rsid w:val="00AB6FBE"/>
    <w:rsid w:val="00AB72C4"/>
    <w:rsid w:val="00AB798F"/>
    <w:rsid w:val="00AC0C4E"/>
    <w:rsid w:val="00AC189F"/>
    <w:rsid w:val="00AC1D3C"/>
    <w:rsid w:val="00AC1FA5"/>
    <w:rsid w:val="00AC298D"/>
    <w:rsid w:val="00AC3588"/>
    <w:rsid w:val="00AC3652"/>
    <w:rsid w:val="00AC36BC"/>
    <w:rsid w:val="00AC3BF7"/>
    <w:rsid w:val="00AC4D37"/>
    <w:rsid w:val="00AC506E"/>
    <w:rsid w:val="00AC5223"/>
    <w:rsid w:val="00AC5837"/>
    <w:rsid w:val="00AC593D"/>
    <w:rsid w:val="00AC5A44"/>
    <w:rsid w:val="00AC6AF9"/>
    <w:rsid w:val="00AC6B86"/>
    <w:rsid w:val="00AC7101"/>
    <w:rsid w:val="00AC76DA"/>
    <w:rsid w:val="00AC7E2D"/>
    <w:rsid w:val="00AD05EC"/>
    <w:rsid w:val="00AD0A02"/>
    <w:rsid w:val="00AD1868"/>
    <w:rsid w:val="00AD1924"/>
    <w:rsid w:val="00AD24B3"/>
    <w:rsid w:val="00AD2695"/>
    <w:rsid w:val="00AD291F"/>
    <w:rsid w:val="00AD2AFE"/>
    <w:rsid w:val="00AD3223"/>
    <w:rsid w:val="00AD351F"/>
    <w:rsid w:val="00AD4463"/>
    <w:rsid w:val="00AD446C"/>
    <w:rsid w:val="00AD45A7"/>
    <w:rsid w:val="00AD4687"/>
    <w:rsid w:val="00AD4D8B"/>
    <w:rsid w:val="00AD4DC8"/>
    <w:rsid w:val="00AD5070"/>
    <w:rsid w:val="00AD5539"/>
    <w:rsid w:val="00AD561B"/>
    <w:rsid w:val="00AD59C1"/>
    <w:rsid w:val="00AD618F"/>
    <w:rsid w:val="00AD6996"/>
    <w:rsid w:val="00AD69DA"/>
    <w:rsid w:val="00AD751C"/>
    <w:rsid w:val="00AD7603"/>
    <w:rsid w:val="00AD7C55"/>
    <w:rsid w:val="00AD7C91"/>
    <w:rsid w:val="00AE00BA"/>
    <w:rsid w:val="00AE066E"/>
    <w:rsid w:val="00AE0CBF"/>
    <w:rsid w:val="00AE0CC0"/>
    <w:rsid w:val="00AE1107"/>
    <w:rsid w:val="00AE16E3"/>
    <w:rsid w:val="00AE17A5"/>
    <w:rsid w:val="00AE1F2A"/>
    <w:rsid w:val="00AE23BC"/>
    <w:rsid w:val="00AE2553"/>
    <w:rsid w:val="00AE2853"/>
    <w:rsid w:val="00AE28E2"/>
    <w:rsid w:val="00AE2BE7"/>
    <w:rsid w:val="00AE34FE"/>
    <w:rsid w:val="00AE3679"/>
    <w:rsid w:val="00AE36A1"/>
    <w:rsid w:val="00AE37DD"/>
    <w:rsid w:val="00AE3C80"/>
    <w:rsid w:val="00AE415C"/>
    <w:rsid w:val="00AE44B7"/>
    <w:rsid w:val="00AE53FF"/>
    <w:rsid w:val="00AE5799"/>
    <w:rsid w:val="00AE5843"/>
    <w:rsid w:val="00AE6161"/>
    <w:rsid w:val="00AE66D6"/>
    <w:rsid w:val="00AE6FB2"/>
    <w:rsid w:val="00AE70EB"/>
    <w:rsid w:val="00AE7856"/>
    <w:rsid w:val="00AE7877"/>
    <w:rsid w:val="00AE7D36"/>
    <w:rsid w:val="00AF0417"/>
    <w:rsid w:val="00AF08FB"/>
    <w:rsid w:val="00AF0A53"/>
    <w:rsid w:val="00AF145B"/>
    <w:rsid w:val="00AF16CF"/>
    <w:rsid w:val="00AF271F"/>
    <w:rsid w:val="00AF2BA3"/>
    <w:rsid w:val="00AF35B7"/>
    <w:rsid w:val="00AF36BD"/>
    <w:rsid w:val="00AF426C"/>
    <w:rsid w:val="00AF46E1"/>
    <w:rsid w:val="00AF4F27"/>
    <w:rsid w:val="00AF522A"/>
    <w:rsid w:val="00AF5699"/>
    <w:rsid w:val="00AF5957"/>
    <w:rsid w:val="00AF5EAB"/>
    <w:rsid w:val="00AF60F3"/>
    <w:rsid w:val="00AF754F"/>
    <w:rsid w:val="00AF7905"/>
    <w:rsid w:val="00B0019E"/>
    <w:rsid w:val="00B0058C"/>
    <w:rsid w:val="00B00624"/>
    <w:rsid w:val="00B00888"/>
    <w:rsid w:val="00B018F7"/>
    <w:rsid w:val="00B018FA"/>
    <w:rsid w:val="00B01BD7"/>
    <w:rsid w:val="00B02445"/>
    <w:rsid w:val="00B0244F"/>
    <w:rsid w:val="00B02577"/>
    <w:rsid w:val="00B02C08"/>
    <w:rsid w:val="00B02ED1"/>
    <w:rsid w:val="00B031BC"/>
    <w:rsid w:val="00B03B42"/>
    <w:rsid w:val="00B03D57"/>
    <w:rsid w:val="00B045AD"/>
    <w:rsid w:val="00B04A59"/>
    <w:rsid w:val="00B04B55"/>
    <w:rsid w:val="00B0518C"/>
    <w:rsid w:val="00B05348"/>
    <w:rsid w:val="00B0544B"/>
    <w:rsid w:val="00B05AAF"/>
    <w:rsid w:val="00B0609D"/>
    <w:rsid w:val="00B06792"/>
    <w:rsid w:val="00B07983"/>
    <w:rsid w:val="00B07EF9"/>
    <w:rsid w:val="00B1031A"/>
    <w:rsid w:val="00B10789"/>
    <w:rsid w:val="00B107B4"/>
    <w:rsid w:val="00B10804"/>
    <w:rsid w:val="00B1093F"/>
    <w:rsid w:val="00B1184D"/>
    <w:rsid w:val="00B11B6B"/>
    <w:rsid w:val="00B11C88"/>
    <w:rsid w:val="00B12111"/>
    <w:rsid w:val="00B12A57"/>
    <w:rsid w:val="00B12AB8"/>
    <w:rsid w:val="00B130B7"/>
    <w:rsid w:val="00B132BB"/>
    <w:rsid w:val="00B137D0"/>
    <w:rsid w:val="00B13EEF"/>
    <w:rsid w:val="00B14250"/>
    <w:rsid w:val="00B143FB"/>
    <w:rsid w:val="00B1443A"/>
    <w:rsid w:val="00B145D4"/>
    <w:rsid w:val="00B14667"/>
    <w:rsid w:val="00B14A9B"/>
    <w:rsid w:val="00B14A9C"/>
    <w:rsid w:val="00B14BCF"/>
    <w:rsid w:val="00B1506D"/>
    <w:rsid w:val="00B150C5"/>
    <w:rsid w:val="00B15305"/>
    <w:rsid w:val="00B15E24"/>
    <w:rsid w:val="00B166F7"/>
    <w:rsid w:val="00B16A2A"/>
    <w:rsid w:val="00B16CD4"/>
    <w:rsid w:val="00B16FFE"/>
    <w:rsid w:val="00B1717A"/>
    <w:rsid w:val="00B1724D"/>
    <w:rsid w:val="00B1730D"/>
    <w:rsid w:val="00B174BA"/>
    <w:rsid w:val="00B1756F"/>
    <w:rsid w:val="00B17770"/>
    <w:rsid w:val="00B1798C"/>
    <w:rsid w:val="00B17E38"/>
    <w:rsid w:val="00B202F6"/>
    <w:rsid w:val="00B20AB1"/>
    <w:rsid w:val="00B20E4D"/>
    <w:rsid w:val="00B20F77"/>
    <w:rsid w:val="00B21CB5"/>
    <w:rsid w:val="00B21F1A"/>
    <w:rsid w:val="00B22322"/>
    <w:rsid w:val="00B2289B"/>
    <w:rsid w:val="00B22B4B"/>
    <w:rsid w:val="00B23C3C"/>
    <w:rsid w:val="00B248C1"/>
    <w:rsid w:val="00B25037"/>
    <w:rsid w:val="00B2531F"/>
    <w:rsid w:val="00B256CD"/>
    <w:rsid w:val="00B2637B"/>
    <w:rsid w:val="00B2686C"/>
    <w:rsid w:val="00B26C56"/>
    <w:rsid w:val="00B27711"/>
    <w:rsid w:val="00B27EFD"/>
    <w:rsid w:val="00B30C03"/>
    <w:rsid w:val="00B311C2"/>
    <w:rsid w:val="00B3139B"/>
    <w:rsid w:val="00B319CB"/>
    <w:rsid w:val="00B31A08"/>
    <w:rsid w:val="00B31EDF"/>
    <w:rsid w:val="00B31F40"/>
    <w:rsid w:val="00B329AC"/>
    <w:rsid w:val="00B32B24"/>
    <w:rsid w:val="00B33421"/>
    <w:rsid w:val="00B3357E"/>
    <w:rsid w:val="00B34642"/>
    <w:rsid w:val="00B346B7"/>
    <w:rsid w:val="00B356ED"/>
    <w:rsid w:val="00B35A80"/>
    <w:rsid w:val="00B36166"/>
    <w:rsid w:val="00B36474"/>
    <w:rsid w:val="00B365AB"/>
    <w:rsid w:val="00B3708B"/>
    <w:rsid w:val="00B37A68"/>
    <w:rsid w:val="00B37EDD"/>
    <w:rsid w:val="00B4073A"/>
    <w:rsid w:val="00B40A43"/>
    <w:rsid w:val="00B40E89"/>
    <w:rsid w:val="00B41130"/>
    <w:rsid w:val="00B417B5"/>
    <w:rsid w:val="00B422E7"/>
    <w:rsid w:val="00B426E8"/>
    <w:rsid w:val="00B43161"/>
    <w:rsid w:val="00B439D7"/>
    <w:rsid w:val="00B44071"/>
    <w:rsid w:val="00B44701"/>
    <w:rsid w:val="00B4484D"/>
    <w:rsid w:val="00B44A3F"/>
    <w:rsid w:val="00B4570E"/>
    <w:rsid w:val="00B45E97"/>
    <w:rsid w:val="00B46516"/>
    <w:rsid w:val="00B465B2"/>
    <w:rsid w:val="00B47192"/>
    <w:rsid w:val="00B4744A"/>
    <w:rsid w:val="00B4776D"/>
    <w:rsid w:val="00B47897"/>
    <w:rsid w:val="00B479FC"/>
    <w:rsid w:val="00B50261"/>
    <w:rsid w:val="00B50396"/>
    <w:rsid w:val="00B50A23"/>
    <w:rsid w:val="00B50C3E"/>
    <w:rsid w:val="00B51313"/>
    <w:rsid w:val="00B518A4"/>
    <w:rsid w:val="00B523ED"/>
    <w:rsid w:val="00B52D8B"/>
    <w:rsid w:val="00B52E6C"/>
    <w:rsid w:val="00B530D8"/>
    <w:rsid w:val="00B540F6"/>
    <w:rsid w:val="00B540F7"/>
    <w:rsid w:val="00B548A0"/>
    <w:rsid w:val="00B54B47"/>
    <w:rsid w:val="00B56AA1"/>
    <w:rsid w:val="00B56AC8"/>
    <w:rsid w:val="00B57009"/>
    <w:rsid w:val="00B57578"/>
    <w:rsid w:val="00B5786D"/>
    <w:rsid w:val="00B57D65"/>
    <w:rsid w:val="00B6011C"/>
    <w:rsid w:val="00B60AB6"/>
    <w:rsid w:val="00B61037"/>
    <w:rsid w:val="00B61132"/>
    <w:rsid w:val="00B622E1"/>
    <w:rsid w:val="00B62406"/>
    <w:rsid w:val="00B62B2C"/>
    <w:rsid w:val="00B62E54"/>
    <w:rsid w:val="00B6301F"/>
    <w:rsid w:val="00B633BB"/>
    <w:rsid w:val="00B6402C"/>
    <w:rsid w:val="00B64302"/>
    <w:rsid w:val="00B64635"/>
    <w:rsid w:val="00B6497C"/>
    <w:rsid w:val="00B64A9F"/>
    <w:rsid w:val="00B64F70"/>
    <w:rsid w:val="00B65545"/>
    <w:rsid w:val="00B668BE"/>
    <w:rsid w:val="00B66E0F"/>
    <w:rsid w:val="00B67FF3"/>
    <w:rsid w:val="00B70A8C"/>
    <w:rsid w:val="00B70A9E"/>
    <w:rsid w:val="00B70F72"/>
    <w:rsid w:val="00B71B34"/>
    <w:rsid w:val="00B71BE9"/>
    <w:rsid w:val="00B71E92"/>
    <w:rsid w:val="00B720C9"/>
    <w:rsid w:val="00B72860"/>
    <w:rsid w:val="00B7290F"/>
    <w:rsid w:val="00B72C03"/>
    <w:rsid w:val="00B739CE"/>
    <w:rsid w:val="00B747DD"/>
    <w:rsid w:val="00B75000"/>
    <w:rsid w:val="00B7576E"/>
    <w:rsid w:val="00B7598E"/>
    <w:rsid w:val="00B76ABD"/>
    <w:rsid w:val="00B7745A"/>
    <w:rsid w:val="00B77482"/>
    <w:rsid w:val="00B77724"/>
    <w:rsid w:val="00B778CD"/>
    <w:rsid w:val="00B77D5D"/>
    <w:rsid w:val="00B80721"/>
    <w:rsid w:val="00B809AC"/>
    <w:rsid w:val="00B80B8B"/>
    <w:rsid w:val="00B810E2"/>
    <w:rsid w:val="00B8149D"/>
    <w:rsid w:val="00B81502"/>
    <w:rsid w:val="00B81A84"/>
    <w:rsid w:val="00B81AEC"/>
    <w:rsid w:val="00B81C9C"/>
    <w:rsid w:val="00B81D3C"/>
    <w:rsid w:val="00B82175"/>
    <w:rsid w:val="00B8269F"/>
    <w:rsid w:val="00B82A11"/>
    <w:rsid w:val="00B82B1C"/>
    <w:rsid w:val="00B83153"/>
    <w:rsid w:val="00B832C5"/>
    <w:rsid w:val="00B83470"/>
    <w:rsid w:val="00B83E9D"/>
    <w:rsid w:val="00B84150"/>
    <w:rsid w:val="00B8418F"/>
    <w:rsid w:val="00B8442F"/>
    <w:rsid w:val="00B85183"/>
    <w:rsid w:val="00B869CB"/>
    <w:rsid w:val="00B86A88"/>
    <w:rsid w:val="00B905B7"/>
    <w:rsid w:val="00B90765"/>
    <w:rsid w:val="00B907AE"/>
    <w:rsid w:val="00B91146"/>
    <w:rsid w:val="00B915C5"/>
    <w:rsid w:val="00B925BD"/>
    <w:rsid w:val="00B92925"/>
    <w:rsid w:val="00B92BFF"/>
    <w:rsid w:val="00B92D23"/>
    <w:rsid w:val="00B92E05"/>
    <w:rsid w:val="00B92E69"/>
    <w:rsid w:val="00B92EDA"/>
    <w:rsid w:val="00B93072"/>
    <w:rsid w:val="00B936E5"/>
    <w:rsid w:val="00B939D2"/>
    <w:rsid w:val="00B94B80"/>
    <w:rsid w:val="00B94E11"/>
    <w:rsid w:val="00B95438"/>
    <w:rsid w:val="00B963EB"/>
    <w:rsid w:val="00B97411"/>
    <w:rsid w:val="00B97598"/>
    <w:rsid w:val="00B97C10"/>
    <w:rsid w:val="00BA0B54"/>
    <w:rsid w:val="00BA12D0"/>
    <w:rsid w:val="00BA28C7"/>
    <w:rsid w:val="00BA32A9"/>
    <w:rsid w:val="00BA36BE"/>
    <w:rsid w:val="00BA3A16"/>
    <w:rsid w:val="00BA3B54"/>
    <w:rsid w:val="00BA4E79"/>
    <w:rsid w:val="00BA5242"/>
    <w:rsid w:val="00BA52AD"/>
    <w:rsid w:val="00BA555B"/>
    <w:rsid w:val="00BA575B"/>
    <w:rsid w:val="00BA5BE9"/>
    <w:rsid w:val="00BA60E7"/>
    <w:rsid w:val="00BA623C"/>
    <w:rsid w:val="00BA626A"/>
    <w:rsid w:val="00BA6777"/>
    <w:rsid w:val="00BA6C11"/>
    <w:rsid w:val="00BA753D"/>
    <w:rsid w:val="00BA782E"/>
    <w:rsid w:val="00BB0920"/>
    <w:rsid w:val="00BB0D6C"/>
    <w:rsid w:val="00BB1484"/>
    <w:rsid w:val="00BB164D"/>
    <w:rsid w:val="00BB276A"/>
    <w:rsid w:val="00BB2D2B"/>
    <w:rsid w:val="00BB359A"/>
    <w:rsid w:val="00BB3BD4"/>
    <w:rsid w:val="00BB3FBE"/>
    <w:rsid w:val="00BB4B04"/>
    <w:rsid w:val="00BB4B9E"/>
    <w:rsid w:val="00BB53DA"/>
    <w:rsid w:val="00BB639F"/>
    <w:rsid w:val="00BB65BC"/>
    <w:rsid w:val="00BB74C9"/>
    <w:rsid w:val="00BB74E9"/>
    <w:rsid w:val="00BB7791"/>
    <w:rsid w:val="00BB784A"/>
    <w:rsid w:val="00BB7B3C"/>
    <w:rsid w:val="00BBE8E2"/>
    <w:rsid w:val="00BC0A35"/>
    <w:rsid w:val="00BC0CDF"/>
    <w:rsid w:val="00BC2DAE"/>
    <w:rsid w:val="00BC3C86"/>
    <w:rsid w:val="00BC3F51"/>
    <w:rsid w:val="00BC52BF"/>
    <w:rsid w:val="00BC5513"/>
    <w:rsid w:val="00BC5D0B"/>
    <w:rsid w:val="00BC5D69"/>
    <w:rsid w:val="00BC6583"/>
    <w:rsid w:val="00BC718C"/>
    <w:rsid w:val="00BC7A0A"/>
    <w:rsid w:val="00BC7E3A"/>
    <w:rsid w:val="00BCC43E"/>
    <w:rsid w:val="00BD16A3"/>
    <w:rsid w:val="00BD1F46"/>
    <w:rsid w:val="00BD2218"/>
    <w:rsid w:val="00BD24BB"/>
    <w:rsid w:val="00BD2679"/>
    <w:rsid w:val="00BD2ECC"/>
    <w:rsid w:val="00BD3E46"/>
    <w:rsid w:val="00BD3F3F"/>
    <w:rsid w:val="00BD4ABB"/>
    <w:rsid w:val="00BD4AC3"/>
    <w:rsid w:val="00BD4BF7"/>
    <w:rsid w:val="00BD4CC1"/>
    <w:rsid w:val="00BD4DFB"/>
    <w:rsid w:val="00BD528B"/>
    <w:rsid w:val="00BD5445"/>
    <w:rsid w:val="00BD57DF"/>
    <w:rsid w:val="00BD58EA"/>
    <w:rsid w:val="00BD6356"/>
    <w:rsid w:val="00BD78F7"/>
    <w:rsid w:val="00BE0185"/>
    <w:rsid w:val="00BE0885"/>
    <w:rsid w:val="00BE14BE"/>
    <w:rsid w:val="00BE2160"/>
    <w:rsid w:val="00BE2168"/>
    <w:rsid w:val="00BE21C3"/>
    <w:rsid w:val="00BE2C46"/>
    <w:rsid w:val="00BE33A9"/>
    <w:rsid w:val="00BE3A21"/>
    <w:rsid w:val="00BE3D1B"/>
    <w:rsid w:val="00BE3E12"/>
    <w:rsid w:val="00BE4037"/>
    <w:rsid w:val="00BE42F2"/>
    <w:rsid w:val="00BE43C2"/>
    <w:rsid w:val="00BE5177"/>
    <w:rsid w:val="00BE58A3"/>
    <w:rsid w:val="00BE682D"/>
    <w:rsid w:val="00BE6CD3"/>
    <w:rsid w:val="00BE72B4"/>
    <w:rsid w:val="00BE763D"/>
    <w:rsid w:val="00BE7EB6"/>
    <w:rsid w:val="00BF0AAF"/>
    <w:rsid w:val="00BF0F1E"/>
    <w:rsid w:val="00BF1140"/>
    <w:rsid w:val="00BF187B"/>
    <w:rsid w:val="00BF1E06"/>
    <w:rsid w:val="00BF22E4"/>
    <w:rsid w:val="00BF28DB"/>
    <w:rsid w:val="00BF2B41"/>
    <w:rsid w:val="00BF30E1"/>
    <w:rsid w:val="00BF3855"/>
    <w:rsid w:val="00BF3B56"/>
    <w:rsid w:val="00BF45D8"/>
    <w:rsid w:val="00BF4B48"/>
    <w:rsid w:val="00BF504C"/>
    <w:rsid w:val="00BF579D"/>
    <w:rsid w:val="00BF5C7C"/>
    <w:rsid w:val="00C003DD"/>
    <w:rsid w:val="00C00E5D"/>
    <w:rsid w:val="00C01DAD"/>
    <w:rsid w:val="00C02143"/>
    <w:rsid w:val="00C024BC"/>
    <w:rsid w:val="00C02776"/>
    <w:rsid w:val="00C02B02"/>
    <w:rsid w:val="00C02B06"/>
    <w:rsid w:val="00C02BDE"/>
    <w:rsid w:val="00C02F9D"/>
    <w:rsid w:val="00C0325A"/>
    <w:rsid w:val="00C034BD"/>
    <w:rsid w:val="00C03BC5"/>
    <w:rsid w:val="00C03E5A"/>
    <w:rsid w:val="00C0431B"/>
    <w:rsid w:val="00C054C9"/>
    <w:rsid w:val="00C05A39"/>
    <w:rsid w:val="00C05CC1"/>
    <w:rsid w:val="00C05E6F"/>
    <w:rsid w:val="00C06A04"/>
    <w:rsid w:val="00C1044B"/>
    <w:rsid w:val="00C10724"/>
    <w:rsid w:val="00C10892"/>
    <w:rsid w:val="00C10D64"/>
    <w:rsid w:val="00C111AE"/>
    <w:rsid w:val="00C115C5"/>
    <w:rsid w:val="00C11A1A"/>
    <w:rsid w:val="00C11B68"/>
    <w:rsid w:val="00C11C38"/>
    <w:rsid w:val="00C12B03"/>
    <w:rsid w:val="00C12D9F"/>
    <w:rsid w:val="00C12E40"/>
    <w:rsid w:val="00C131F4"/>
    <w:rsid w:val="00C1320C"/>
    <w:rsid w:val="00C134C0"/>
    <w:rsid w:val="00C134C8"/>
    <w:rsid w:val="00C1363A"/>
    <w:rsid w:val="00C137B7"/>
    <w:rsid w:val="00C14954"/>
    <w:rsid w:val="00C14EE2"/>
    <w:rsid w:val="00C151D2"/>
    <w:rsid w:val="00C153DA"/>
    <w:rsid w:val="00C1568B"/>
    <w:rsid w:val="00C1646F"/>
    <w:rsid w:val="00C173A7"/>
    <w:rsid w:val="00C17A53"/>
    <w:rsid w:val="00C20656"/>
    <w:rsid w:val="00C206E1"/>
    <w:rsid w:val="00C207BF"/>
    <w:rsid w:val="00C20F9E"/>
    <w:rsid w:val="00C21212"/>
    <w:rsid w:val="00C21556"/>
    <w:rsid w:val="00C21699"/>
    <w:rsid w:val="00C22B8E"/>
    <w:rsid w:val="00C22BE0"/>
    <w:rsid w:val="00C22C49"/>
    <w:rsid w:val="00C2312C"/>
    <w:rsid w:val="00C239EE"/>
    <w:rsid w:val="00C23AEF"/>
    <w:rsid w:val="00C23B41"/>
    <w:rsid w:val="00C23EEC"/>
    <w:rsid w:val="00C2438A"/>
    <w:rsid w:val="00C246F3"/>
    <w:rsid w:val="00C25877"/>
    <w:rsid w:val="00C26B76"/>
    <w:rsid w:val="00C27413"/>
    <w:rsid w:val="00C279C1"/>
    <w:rsid w:val="00C27C3F"/>
    <w:rsid w:val="00C30535"/>
    <w:rsid w:val="00C31311"/>
    <w:rsid w:val="00C31333"/>
    <w:rsid w:val="00C3150C"/>
    <w:rsid w:val="00C318B8"/>
    <w:rsid w:val="00C31E94"/>
    <w:rsid w:val="00C32E78"/>
    <w:rsid w:val="00C32F1D"/>
    <w:rsid w:val="00C3370F"/>
    <w:rsid w:val="00C34627"/>
    <w:rsid w:val="00C346CF"/>
    <w:rsid w:val="00C3518C"/>
    <w:rsid w:val="00C35522"/>
    <w:rsid w:val="00C356B9"/>
    <w:rsid w:val="00C36D0A"/>
    <w:rsid w:val="00C3794C"/>
    <w:rsid w:val="00C40112"/>
    <w:rsid w:val="00C401B0"/>
    <w:rsid w:val="00C408B6"/>
    <w:rsid w:val="00C40E6E"/>
    <w:rsid w:val="00C41F63"/>
    <w:rsid w:val="00C4282D"/>
    <w:rsid w:val="00C428FA"/>
    <w:rsid w:val="00C42A9D"/>
    <w:rsid w:val="00C43188"/>
    <w:rsid w:val="00C4327C"/>
    <w:rsid w:val="00C43818"/>
    <w:rsid w:val="00C43A66"/>
    <w:rsid w:val="00C43D38"/>
    <w:rsid w:val="00C44094"/>
    <w:rsid w:val="00C44B94"/>
    <w:rsid w:val="00C45C6C"/>
    <w:rsid w:val="00C45D72"/>
    <w:rsid w:val="00C460EC"/>
    <w:rsid w:val="00C467F8"/>
    <w:rsid w:val="00C46D6B"/>
    <w:rsid w:val="00C47034"/>
    <w:rsid w:val="00C47364"/>
    <w:rsid w:val="00C478B6"/>
    <w:rsid w:val="00C479BE"/>
    <w:rsid w:val="00C504AC"/>
    <w:rsid w:val="00C5058A"/>
    <w:rsid w:val="00C5149D"/>
    <w:rsid w:val="00C516B8"/>
    <w:rsid w:val="00C51D02"/>
    <w:rsid w:val="00C52491"/>
    <w:rsid w:val="00C5296E"/>
    <w:rsid w:val="00C531ED"/>
    <w:rsid w:val="00C53BDC"/>
    <w:rsid w:val="00C53D8E"/>
    <w:rsid w:val="00C545D8"/>
    <w:rsid w:val="00C546C6"/>
    <w:rsid w:val="00C547B3"/>
    <w:rsid w:val="00C5494B"/>
    <w:rsid w:val="00C54A4E"/>
    <w:rsid w:val="00C54C8B"/>
    <w:rsid w:val="00C54CE3"/>
    <w:rsid w:val="00C5529B"/>
    <w:rsid w:val="00C558CF"/>
    <w:rsid w:val="00C56552"/>
    <w:rsid w:val="00C56E0D"/>
    <w:rsid w:val="00C56FFF"/>
    <w:rsid w:val="00C57002"/>
    <w:rsid w:val="00C574F1"/>
    <w:rsid w:val="00C5751B"/>
    <w:rsid w:val="00C5760A"/>
    <w:rsid w:val="00C576C2"/>
    <w:rsid w:val="00C576E5"/>
    <w:rsid w:val="00C57703"/>
    <w:rsid w:val="00C57E9A"/>
    <w:rsid w:val="00C603F4"/>
    <w:rsid w:val="00C60411"/>
    <w:rsid w:val="00C606BE"/>
    <w:rsid w:val="00C60C1D"/>
    <w:rsid w:val="00C60F59"/>
    <w:rsid w:val="00C61D8F"/>
    <w:rsid w:val="00C62B2C"/>
    <w:rsid w:val="00C62B4D"/>
    <w:rsid w:val="00C6301A"/>
    <w:rsid w:val="00C63D10"/>
    <w:rsid w:val="00C64206"/>
    <w:rsid w:val="00C644DE"/>
    <w:rsid w:val="00C64516"/>
    <w:rsid w:val="00C64648"/>
    <w:rsid w:val="00C6488F"/>
    <w:rsid w:val="00C64D05"/>
    <w:rsid w:val="00C669D4"/>
    <w:rsid w:val="00C66C7C"/>
    <w:rsid w:val="00C66CFC"/>
    <w:rsid w:val="00C67028"/>
    <w:rsid w:val="00C67335"/>
    <w:rsid w:val="00C67B36"/>
    <w:rsid w:val="00C70209"/>
    <w:rsid w:val="00C704EA"/>
    <w:rsid w:val="00C7056E"/>
    <w:rsid w:val="00C70889"/>
    <w:rsid w:val="00C71237"/>
    <w:rsid w:val="00C72596"/>
    <w:rsid w:val="00C731D9"/>
    <w:rsid w:val="00C73B7B"/>
    <w:rsid w:val="00C73CD2"/>
    <w:rsid w:val="00C74A99"/>
    <w:rsid w:val="00C756E6"/>
    <w:rsid w:val="00C75810"/>
    <w:rsid w:val="00C758E4"/>
    <w:rsid w:val="00C75914"/>
    <w:rsid w:val="00C75C95"/>
    <w:rsid w:val="00C7659F"/>
    <w:rsid w:val="00C77301"/>
    <w:rsid w:val="00C77855"/>
    <w:rsid w:val="00C77D5A"/>
    <w:rsid w:val="00C80C73"/>
    <w:rsid w:val="00C80FBB"/>
    <w:rsid w:val="00C82224"/>
    <w:rsid w:val="00C82257"/>
    <w:rsid w:val="00C82750"/>
    <w:rsid w:val="00C82977"/>
    <w:rsid w:val="00C83044"/>
    <w:rsid w:val="00C8307A"/>
    <w:rsid w:val="00C835AC"/>
    <w:rsid w:val="00C84E4C"/>
    <w:rsid w:val="00C84F86"/>
    <w:rsid w:val="00C859FC"/>
    <w:rsid w:val="00C85DFF"/>
    <w:rsid w:val="00C85F47"/>
    <w:rsid w:val="00C8600A"/>
    <w:rsid w:val="00C865CD"/>
    <w:rsid w:val="00C866C5"/>
    <w:rsid w:val="00C86753"/>
    <w:rsid w:val="00C869E1"/>
    <w:rsid w:val="00C86AD1"/>
    <w:rsid w:val="00C86CD8"/>
    <w:rsid w:val="00C8765F"/>
    <w:rsid w:val="00C90170"/>
    <w:rsid w:val="00C903A1"/>
    <w:rsid w:val="00C90591"/>
    <w:rsid w:val="00C909E7"/>
    <w:rsid w:val="00C90D8C"/>
    <w:rsid w:val="00C918E4"/>
    <w:rsid w:val="00C91A8E"/>
    <w:rsid w:val="00C91D1C"/>
    <w:rsid w:val="00C920FD"/>
    <w:rsid w:val="00C924DD"/>
    <w:rsid w:val="00C9278E"/>
    <w:rsid w:val="00C92BBE"/>
    <w:rsid w:val="00C92FBD"/>
    <w:rsid w:val="00C931D5"/>
    <w:rsid w:val="00C93475"/>
    <w:rsid w:val="00C93EE1"/>
    <w:rsid w:val="00C94131"/>
    <w:rsid w:val="00C94749"/>
    <w:rsid w:val="00C94862"/>
    <w:rsid w:val="00C94994"/>
    <w:rsid w:val="00C94C20"/>
    <w:rsid w:val="00C951C3"/>
    <w:rsid w:val="00C9535A"/>
    <w:rsid w:val="00C95999"/>
    <w:rsid w:val="00C9651F"/>
    <w:rsid w:val="00C96868"/>
    <w:rsid w:val="00C96AB7"/>
    <w:rsid w:val="00C96B46"/>
    <w:rsid w:val="00C97030"/>
    <w:rsid w:val="00CA0072"/>
    <w:rsid w:val="00CA008B"/>
    <w:rsid w:val="00CA0317"/>
    <w:rsid w:val="00CA03BC"/>
    <w:rsid w:val="00CA0758"/>
    <w:rsid w:val="00CA0782"/>
    <w:rsid w:val="00CA107E"/>
    <w:rsid w:val="00CA1F82"/>
    <w:rsid w:val="00CA269A"/>
    <w:rsid w:val="00CA3071"/>
    <w:rsid w:val="00CA3352"/>
    <w:rsid w:val="00CA33C8"/>
    <w:rsid w:val="00CA3522"/>
    <w:rsid w:val="00CA3525"/>
    <w:rsid w:val="00CA3567"/>
    <w:rsid w:val="00CA3B9D"/>
    <w:rsid w:val="00CA3CF8"/>
    <w:rsid w:val="00CA4152"/>
    <w:rsid w:val="00CA41A8"/>
    <w:rsid w:val="00CA420E"/>
    <w:rsid w:val="00CA4601"/>
    <w:rsid w:val="00CA4C7C"/>
    <w:rsid w:val="00CA4C86"/>
    <w:rsid w:val="00CA4EDD"/>
    <w:rsid w:val="00CA544E"/>
    <w:rsid w:val="00CA545F"/>
    <w:rsid w:val="00CA5EF3"/>
    <w:rsid w:val="00CA6421"/>
    <w:rsid w:val="00CA6614"/>
    <w:rsid w:val="00CA6A69"/>
    <w:rsid w:val="00CA6B24"/>
    <w:rsid w:val="00CA716D"/>
    <w:rsid w:val="00CA74FF"/>
    <w:rsid w:val="00CA7606"/>
    <w:rsid w:val="00CA79B0"/>
    <w:rsid w:val="00CA7A88"/>
    <w:rsid w:val="00CB042A"/>
    <w:rsid w:val="00CB04B2"/>
    <w:rsid w:val="00CB0CE1"/>
    <w:rsid w:val="00CB15BA"/>
    <w:rsid w:val="00CB1AD3"/>
    <w:rsid w:val="00CB2633"/>
    <w:rsid w:val="00CB3AE1"/>
    <w:rsid w:val="00CB3C15"/>
    <w:rsid w:val="00CB408F"/>
    <w:rsid w:val="00CB5084"/>
    <w:rsid w:val="00CB50BD"/>
    <w:rsid w:val="00CB53A2"/>
    <w:rsid w:val="00CB57EA"/>
    <w:rsid w:val="00CB5E50"/>
    <w:rsid w:val="00CB5E74"/>
    <w:rsid w:val="00CB6639"/>
    <w:rsid w:val="00CB6902"/>
    <w:rsid w:val="00CB6C0C"/>
    <w:rsid w:val="00CB7E19"/>
    <w:rsid w:val="00CB7E6A"/>
    <w:rsid w:val="00CC06FB"/>
    <w:rsid w:val="00CC17EE"/>
    <w:rsid w:val="00CC27FA"/>
    <w:rsid w:val="00CC2E3F"/>
    <w:rsid w:val="00CC3A37"/>
    <w:rsid w:val="00CC3AC1"/>
    <w:rsid w:val="00CC5295"/>
    <w:rsid w:val="00CC63E2"/>
    <w:rsid w:val="00CC66D0"/>
    <w:rsid w:val="00CC7187"/>
    <w:rsid w:val="00CC734D"/>
    <w:rsid w:val="00CC7EFB"/>
    <w:rsid w:val="00CD0DAB"/>
    <w:rsid w:val="00CD0E9B"/>
    <w:rsid w:val="00CD1099"/>
    <w:rsid w:val="00CD14BB"/>
    <w:rsid w:val="00CD15A8"/>
    <w:rsid w:val="00CD1F1E"/>
    <w:rsid w:val="00CD3FE1"/>
    <w:rsid w:val="00CD416B"/>
    <w:rsid w:val="00CD442A"/>
    <w:rsid w:val="00CD4526"/>
    <w:rsid w:val="00CD47E1"/>
    <w:rsid w:val="00CD4A35"/>
    <w:rsid w:val="00CD4DBC"/>
    <w:rsid w:val="00CD53B5"/>
    <w:rsid w:val="00CD56C3"/>
    <w:rsid w:val="00CD609A"/>
    <w:rsid w:val="00CD6526"/>
    <w:rsid w:val="00CD678C"/>
    <w:rsid w:val="00CD7497"/>
    <w:rsid w:val="00CD74B3"/>
    <w:rsid w:val="00CD7AF7"/>
    <w:rsid w:val="00CE0122"/>
    <w:rsid w:val="00CE02CE"/>
    <w:rsid w:val="00CE0BF6"/>
    <w:rsid w:val="00CE1384"/>
    <w:rsid w:val="00CE1462"/>
    <w:rsid w:val="00CE1D4B"/>
    <w:rsid w:val="00CE1DCE"/>
    <w:rsid w:val="00CE263B"/>
    <w:rsid w:val="00CE2728"/>
    <w:rsid w:val="00CE2C05"/>
    <w:rsid w:val="00CE2EAD"/>
    <w:rsid w:val="00CE3EC4"/>
    <w:rsid w:val="00CE4693"/>
    <w:rsid w:val="00CE494E"/>
    <w:rsid w:val="00CE5989"/>
    <w:rsid w:val="00CE67B7"/>
    <w:rsid w:val="00CE6C4A"/>
    <w:rsid w:val="00CE6CDE"/>
    <w:rsid w:val="00CE6E02"/>
    <w:rsid w:val="00CE6E82"/>
    <w:rsid w:val="00CE6EB5"/>
    <w:rsid w:val="00CE7AA7"/>
    <w:rsid w:val="00CF10F1"/>
    <w:rsid w:val="00CF1D3A"/>
    <w:rsid w:val="00CF20F4"/>
    <w:rsid w:val="00CF3604"/>
    <w:rsid w:val="00CF3F4B"/>
    <w:rsid w:val="00CF504A"/>
    <w:rsid w:val="00CF535B"/>
    <w:rsid w:val="00CF5369"/>
    <w:rsid w:val="00CF57CA"/>
    <w:rsid w:val="00CF5848"/>
    <w:rsid w:val="00CF5857"/>
    <w:rsid w:val="00CF5BD4"/>
    <w:rsid w:val="00CF745C"/>
    <w:rsid w:val="00CF7553"/>
    <w:rsid w:val="00CF76D5"/>
    <w:rsid w:val="00D00696"/>
    <w:rsid w:val="00D0175E"/>
    <w:rsid w:val="00D019A9"/>
    <w:rsid w:val="00D01CFF"/>
    <w:rsid w:val="00D01E55"/>
    <w:rsid w:val="00D01ECC"/>
    <w:rsid w:val="00D02AF0"/>
    <w:rsid w:val="00D032CD"/>
    <w:rsid w:val="00D033F0"/>
    <w:rsid w:val="00D03C84"/>
    <w:rsid w:val="00D040A0"/>
    <w:rsid w:val="00D04661"/>
    <w:rsid w:val="00D048BD"/>
    <w:rsid w:val="00D0504A"/>
    <w:rsid w:val="00D052F4"/>
    <w:rsid w:val="00D05961"/>
    <w:rsid w:val="00D06520"/>
    <w:rsid w:val="00D06EBD"/>
    <w:rsid w:val="00D071BA"/>
    <w:rsid w:val="00D07288"/>
    <w:rsid w:val="00D076FA"/>
    <w:rsid w:val="00D07A5F"/>
    <w:rsid w:val="00D07EE6"/>
    <w:rsid w:val="00D105C2"/>
    <w:rsid w:val="00D10DBC"/>
    <w:rsid w:val="00D10E3E"/>
    <w:rsid w:val="00D11D48"/>
    <w:rsid w:val="00D11F10"/>
    <w:rsid w:val="00D1248D"/>
    <w:rsid w:val="00D128AC"/>
    <w:rsid w:val="00D12EE3"/>
    <w:rsid w:val="00D133BF"/>
    <w:rsid w:val="00D13AE2"/>
    <w:rsid w:val="00D142E3"/>
    <w:rsid w:val="00D143BC"/>
    <w:rsid w:val="00D143CC"/>
    <w:rsid w:val="00D14878"/>
    <w:rsid w:val="00D151BE"/>
    <w:rsid w:val="00D152DD"/>
    <w:rsid w:val="00D1569C"/>
    <w:rsid w:val="00D15C03"/>
    <w:rsid w:val="00D15D12"/>
    <w:rsid w:val="00D15DC9"/>
    <w:rsid w:val="00D163E6"/>
    <w:rsid w:val="00D164B6"/>
    <w:rsid w:val="00D16CEF"/>
    <w:rsid w:val="00D17653"/>
    <w:rsid w:val="00D17F77"/>
    <w:rsid w:val="00D17FE0"/>
    <w:rsid w:val="00D2036B"/>
    <w:rsid w:val="00D20D83"/>
    <w:rsid w:val="00D2187D"/>
    <w:rsid w:val="00D22050"/>
    <w:rsid w:val="00D2271C"/>
    <w:rsid w:val="00D2343D"/>
    <w:rsid w:val="00D234D3"/>
    <w:rsid w:val="00D23E0A"/>
    <w:rsid w:val="00D24071"/>
    <w:rsid w:val="00D2408F"/>
    <w:rsid w:val="00D24238"/>
    <w:rsid w:val="00D242E5"/>
    <w:rsid w:val="00D243BF"/>
    <w:rsid w:val="00D244F6"/>
    <w:rsid w:val="00D24674"/>
    <w:rsid w:val="00D249B3"/>
    <w:rsid w:val="00D24C33"/>
    <w:rsid w:val="00D25872"/>
    <w:rsid w:val="00D25878"/>
    <w:rsid w:val="00D25EDC"/>
    <w:rsid w:val="00D261B2"/>
    <w:rsid w:val="00D2694A"/>
    <w:rsid w:val="00D27ADD"/>
    <w:rsid w:val="00D307AF"/>
    <w:rsid w:val="00D30E9B"/>
    <w:rsid w:val="00D3142E"/>
    <w:rsid w:val="00D314E2"/>
    <w:rsid w:val="00D31804"/>
    <w:rsid w:val="00D3238B"/>
    <w:rsid w:val="00D332B0"/>
    <w:rsid w:val="00D3394C"/>
    <w:rsid w:val="00D35212"/>
    <w:rsid w:val="00D35266"/>
    <w:rsid w:val="00D35A63"/>
    <w:rsid w:val="00D35F87"/>
    <w:rsid w:val="00D36A3A"/>
    <w:rsid w:val="00D36D8C"/>
    <w:rsid w:val="00D37742"/>
    <w:rsid w:val="00D37D05"/>
    <w:rsid w:val="00D40CBE"/>
    <w:rsid w:val="00D41482"/>
    <w:rsid w:val="00D42067"/>
    <w:rsid w:val="00D4259C"/>
    <w:rsid w:val="00D42D73"/>
    <w:rsid w:val="00D42E57"/>
    <w:rsid w:val="00D42EF0"/>
    <w:rsid w:val="00D4306A"/>
    <w:rsid w:val="00D43B5B"/>
    <w:rsid w:val="00D45615"/>
    <w:rsid w:val="00D45AF4"/>
    <w:rsid w:val="00D45C08"/>
    <w:rsid w:val="00D46313"/>
    <w:rsid w:val="00D4680F"/>
    <w:rsid w:val="00D46A11"/>
    <w:rsid w:val="00D46AC2"/>
    <w:rsid w:val="00D46AF9"/>
    <w:rsid w:val="00D472B6"/>
    <w:rsid w:val="00D50109"/>
    <w:rsid w:val="00D503C7"/>
    <w:rsid w:val="00D513C0"/>
    <w:rsid w:val="00D516CB"/>
    <w:rsid w:val="00D52040"/>
    <w:rsid w:val="00D52041"/>
    <w:rsid w:val="00D52122"/>
    <w:rsid w:val="00D531D8"/>
    <w:rsid w:val="00D53514"/>
    <w:rsid w:val="00D53EDE"/>
    <w:rsid w:val="00D5507B"/>
    <w:rsid w:val="00D55576"/>
    <w:rsid w:val="00D55653"/>
    <w:rsid w:val="00D5567B"/>
    <w:rsid w:val="00D55695"/>
    <w:rsid w:val="00D55C1C"/>
    <w:rsid w:val="00D55CE2"/>
    <w:rsid w:val="00D5645A"/>
    <w:rsid w:val="00D564B5"/>
    <w:rsid w:val="00D57367"/>
    <w:rsid w:val="00D57BAF"/>
    <w:rsid w:val="00D60462"/>
    <w:rsid w:val="00D60A75"/>
    <w:rsid w:val="00D60B47"/>
    <w:rsid w:val="00D6166E"/>
    <w:rsid w:val="00D62041"/>
    <w:rsid w:val="00D62C7B"/>
    <w:rsid w:val="00D62F4A"/>
    <w:rsid w:val="00D6334E"/>
    <w:rsid w:val="00D63B8B"/>
    <w:rsid w:val="00D647A7"/>
    <w:rsid w:val="00D656B8"/>
    <w:rsid w:val="00D65E0F"/>
    <w:rsid w:val="00D6606C"/>
    <w:rsid w:val="00D66AE5"/>
    <w:rsid w:val="00D6703E"/>
    <w:rsid w:val="00D6713A"/>
    <w:rsid w:val="00D67973"/>
    <w:rsid w:val="00D67ED7"/>
    <w:rsid w:val="00D70568"/>
    <w:rsid w:val="00D71A15"/>
    <w:rsid w:val="00D731BD"/>
    <w:rsid w:val="00D7339F"/>
    <w:rsid w:val="00D736EA"/>
    <w:rsid w:val="00D73C28"/>
    <w:rsid w:val="00D7453F"/>
    <w:rsid w:val="00D74793"/>
    <w:rsid w:val="00D74901"/>
    <w:rsid w:val="00D74BB9"/>
    <w:rsid w:val="00D7597D"/>
    <w:rsid w:val="00D764D0"/>
    <w:rsid w:val="00D76856"/>
    <w:rsid w:val="00D768E4"/>
    <w:rsid w:val="00D76D7F"/>
    <w:rsid w:val="00D76DCD"/>
    <w:rsid w:val="00D76E61"/>
    <w:rsid w:val="00D7748D"/>
    <w:rsid w:val="00D77852"/>
    <w:rsid w:val="00D808F0"/>
    <w:rsid w:val="00D809DE"/>
    <w:rsid w:val="00D80E7A"/>
    <w:rsid w:val="00D810A1"/>
    <w:rsid w:val="00D81478"/>
    <w:rsid w:val="00D81614"/>
    <w:rsid w:val="00D81B40"/>
    <w:rsid w:val="00D8201D"/>
    <w:rsid w:val="00D8222A"/>
    <w:rsid w:val="00D8295B"/>
    <w:rsid w:val="00D82BCE"/>
    <w:rsid w:val="00D8310D"/>
    <w:rsid w:val="00D83C50"/>
    <w:rsid w:val="00D83CD3"/>
    <w:rsid w:val="00D8402C"/>
    <w:rsid w:val="00D84113"/>
    <w:rsid w:val="00D84A52"/>
    <w:rsid w:val="00D84DD7"/>
    <w:rsid w:val="00D85089"/>
    <w:rsid w:val="00D850C7"/>
    <w:rsid w:val="00D85575"/>
    <w:rsid w:val="00D8574E"/>
    <w:rsid w:val="00D85C51"/>
    <w:rsid w:val="00D85DF2"/>
    <w:rsid w:val="00D86BE3"/>
    <w:rsid w:val="00D872EB"/>
    <w:rsid w:val="00D872FC"/>
    <w:rsid w:val="00D87C0D"/>
    <w:rsid w:val="00D90B63"/>
    <w:rsid w:val="00D91621"/>
    <w:rsid w:val="00D9197E"/>
    <w:rsid w:val="00D91A70"/>
    <w:rsid w:val="00D91BA3"/>
    <w:rsid w:val="00D91D9C"/>
    <w:rsid w:val="00D91EB7"/>
    <w:rsid w:val="00D91FD3"/>
    <w:rsid w:val="00D921FE"/>
    <w:rsid w:val="00D930B8"/>
    <w:rsid w:val="00D94309"/>
    <w:rsid w:val="00D9497E"/>
    <w:rsid w:val="00D94A2C"/>
    <w:rsid w:val="00D94A6E"/>
    <w:rsid w:val="00D94AA5"/>
    <w:rsid w:val="00D95008"/>
    <w:rsid w:val="00D959D5"/>
    <w:rsid w:val="00D975C4"/>
    <w:rsid w:val="00DA0983"/>
    <w:rsid w:val="00DA10DB"/>
    <w:rsid w:val="00DA179B"/>
    <w:rsid w:val="00DA1F49"/>
    <w:rsid w:val="00DA265D"/>
    <w:rsid w:val="00DA273E"/>
    <w:rsid w:val="00DA2A89"/>
    <w:rsid w:val="00DA2A95"/>
    <w:rsid w:val="00DA3525"/>
    <w:rsid w:val="00DA3C26"/>
    <w:rsid w:val="00DA4081"/>
    <w:rsid w:val="00DA4542"/>
    <w:rsid w:val="00DA4DEC"/>
    <w:rsid w:val="00DA4F84"/>
    <w:rsid w:val="00DA57F9"/>
    <w:rsid w:val="00DA597A"/>
    <w:rsid w:val="00DA5A7D"/>
    <w:rsid w:val="00DA60E6"/>
    <w:rsid w:val="00DA619B"/>
    <w:rsid w:val="00DA61DA"/>
    <w:rsid w:val="00DA63DB"/>
    <w:rsid w:val="00DA728F"/>
    <w:rsid w:val="00DB03AC"/>
    <w:rsid w:val="00DB1689"/>
    <w:rsid w:val="00DB197A"/>
    <w:rsid w:val="00DB26DC"/>
    <w:rsid w:val="00DB2E5A"/>
    <w:rsid w:val="00DB3C96"/>
    <w:rsid w:val="00DB432F"/>
    <w:rsid w:val="00DB4FBC"/>
    <w:rsid w:val="00DB5178"/>
    <w:rsid w:val="00DB5479"/>
    <w:rsid w:val="00DB5565"/>
    <w:rsid w:val="00DB5589"/>
    <w:rsid w:val="00DB5AC9"/>
    <w:rsid w:val="00DB69EB"/>
    <w:rsid w:val="00DB6D7D"/>
    <w:rsid w:val="00DB6D96"/>
    <w:rsid w:val="00DB7B17"/>
    <w:rsid w:val="00DB7ED8"/>
    <w:rsid w:val="00DC02BE"/>
    <w:rsid w:val="00DC0668"/>
    <w:rsid w:val="00DC06FF"/>
    <w:rsid w:val="00DC0C0A"/>
    <w:rsid w:val="00DC0D51"/>
    <w:rsid w:val="00DC11B1"/>
    <w:rsid w:val="00DC1762"/>
    <w:rsid w:val="00DC1900"/>
    <w:rsid w:val="00DC2643"/>
    <w:rsid w:val="00DC28E6"/>
    <w:rsid w:val="00DC2A8D"/>
    <w:rsid w:val="00DC2DFA"/>
    <w:rsid w:val="00DC2E37"/>
    <w:rsid w:val="00DC2FA1"/>
    <w:rsid w:val="00DC32F1"/>
    <w:rsid w:val="00DC335F"/>
    <w:rsid w:val="00DC346E"/>
    <w:rsid w:val="00DC3D20"/>
    <w:rsid w:val="00DC403A"/>
    <w:rsid w:val="00DC42C2"/>
    <w:rsid w:val="00DC4717"/>
    <w:rsid w:val="00DC49A8"/>
    <w:rsid w:val="00DC5D1C"/>
    <w:rsid w:val="00DC5FCB"/>
    <w:rsid w:val="00DC6E1A"/>
    <w:rsid w:val="00DC6FD2"/>
    <w:rsid w:val="00DC7293"/>
    <w:rsid w:val="00DC783B"/>
    <w:rsid w:val="00DC7BA8"/>
    <w:rsid w:val="00DD03A3"/>
    <w:rsid w:val="00DD05E2"/>
    <w:rsid w:val="00DD1013"/>
    <w:rsid w:val="00DD1954"/>
    <w:rsid w:val="00DD2979"/>
    <w:rsid w:val="00DD398A"/>
    <w:rsid w:val="00DD39F3"/>
    <w:rsid w:val="00DD3B2B"/>
    <w:rsid w:val="00DD3B2D"/>
    <w:rsid w:val="00DD3EA0"/>
    <w:rsid w:val="00DD48FE"/>
    <w:rsid w:val="00DD5881"/>
    <w:rsid w:val="00DD5A0B"/>
    <w:rsid w:val="00DD5CC3"/>
    <w:rsid w:val="00DD5D50"/>
    <w:rsid w:val="00DD6FA8"/>
    <w:rsid w:val="00DD70EB"/>
    <w:rsid w:val="00DD73F9"/>
    <w:rsid w:val="00DD79FE"/>
    <w:rsid w:val="00DE083A"/>
    <w:rsid w:val="00DE0A15"/>
    <w:rsid w:val="00DE0BDD"/>
    <w:rsid w:val="00DE0BE2"/>
    <w:rsid w:val="00DE0DE8"/>
    <w:rsid w:val="00DE113F"/>
    <w:rsid w:val="00DE1781"/>
    <w:rsid w:val="00DE1F49"/>
    <w:rsid w:val="00DE2179"/>
    <w:rsid w:val="00DE2685"/>
    <w:rsid w:val="00DE2968"/>
    <w:rsid w:val="00DE29C5"/>
    <w:rsid w:val="00DE341C"/>
    <w:rsid w:val="00DE3967"/>
    <w:rsid w:val="00DE3B1E"/>
    <w:rsid w:val="00DE3BCD"/>
    <w:rsid w:val="00DE4609"/>
    <w:rsid w:val="00DE4A40"/>
    <w:rsid w:val="00DE503B"/>
    <w:rsid w:val="00DE5255"/>
    <w:rsid w:val="00DE52CC"/>
    <w:rsid w:val="00DE5642"/>
    <w:rsid w:val="00DE5803"/>
    <w:rsid w:val="00DE6871"/>
    <w:rsid w:val="00DE6921"/>
    <w:rsid w:val="00DE73DC"/>
    <w:rsid w:val="00DE792E"/>
    <w:rsid w:val="00DE7CDB"/>
    <w:rsid w:val="00DE7E91"/>
    <w:rsid w:val="00DF0033"/>
    <w:rsid w:val="00DF06B4"/>
    <w:rsid w:val="00DF091A"/>
    <w:rsid w:val="00DF0DB4"/>
    <w:rsid w:val="00DF16B4"/>
    <w:rsid w:val="00DF1823"/>
    <w:rsid w:val="00DF1ABC"/>
    <w:rsid w:val="00DF2EB9"/>
    <w:rsid w:val="00DF2F00"/>
    <w:rsid w:val="00DF3039"/>
    <w:rsid w:val="00DF3796"/>
    <w:rsid w:val="00DF3B6C"/>
    <w:rsid w:val="00DF3FA4"/>
    <w:rsid w:val="00DF4652"/>
    <w:rsid w:val="00DF5DBF"/>
    <w:rsid w:val="00DF5E2D"/>
    <w:rsid w:val="00DF68FD"/>
    <w:rsid w:val="00DF6BB9"/>
    <w:rsid w:val="00DF738B"/>
    <w:rsid w:val="00DF74FC"/>
    <w:rsid w:val="00E00505"/>
    <w:rsid w:val="00E02CFF"/>
    <w:rsid w:val="00E02FEF"/>
    <w:rsid w:val="00E030FB"/>
    <w:rsid w:val="00E034BF"/>
    <w:rsid w:val="00E035E1"/>
    <w:rsid w:val="00E04416"/>
    <w:rsid w:val="00E047C3"/>
    <w:rsid w:val="00E048C9"/>
    <w:rsid w:val="00E04ADF"/>
    <w:rsid w:val="00E05B6B"/>
    <w:rsid w:val="00E05E79"/>
    <w:rsid w:val="00E06166"/>
    <w:rsid w:val="00E06356"/>
    <w:rsid w:val="00E064DD"/>
    <w:rsid w:val="00E06F45"/>
    <w:rsid w:val="00E06F86"/>
    <w:rsid w:val="00E073B6"/>
    <w:rsid w:val="00E074A0"/>
    <w:rsid w:val="00E07B8D"/>
    <w:rsid w:val="00E10573"/>
    <w:rsid w:val="00E105D1"/>
    <w:rsid w:val="00E10953"/>
    <w:rsid w:val="00E11BE3"/>
    <w:rsid w:val="00E128BD"/>
    <w:rsid w:val="00E13A33"/>
    <w:rsid w:val="00E14292"/>
    <w:rsid w:val="00E14D50"/>
    <w:rsid w:val="00E14E88"/>
    <w:rsid w:val="00E15038"/>
    <w:rsid w:val="00E15139"/>
    <w:rsid w:val="00E156E7"/>
    <w:rsid w:val="00E15B04"/>
    <w:rsid w:val="00E15D22"/>
    <w:rsid w:val="00E15D91"/>
    <w:rsid w:val="00E16DDB"/>
    <w:rsid w:val="00E17096"/>
    <w:rsid w:val="00E171B3"/>
    <w:rsid w:val="00E17B61"/>
    <w:rsid w:val="00E201EE"/>
    <w:rsid w:val="00E20333"/>
    <w:rsid w:val="00E203B9"/>
    <w:rsid w:val="00E20689"/>
    <w:rsid w:val="00E206F8"/>
    <w:rsid w:val="00E20AC4"/>
    <w:rsid w:val="00E20DC6"/>
    <w:rsid w:val="00E21128"/>
    <w:rsid w:val="00E21733"/>
    <w:rsid w:val="00E21D3C"/>
    <w:rsid w:val="00E21D91"/>
    <w:rsid w:val="00E2256C"/>
    <w:rsid w:val="00E22AD5"/>
    <w:rsid w:val="00E22BAC"/>
    <w:rsid w:val="00E22F09"/>
    <w:rsid w:val="00E23895"/>
    <w:rsid w:val="00E24127"/>
    <w:rsid w:val="00E24570"/>
    <w:rsid w:val="00E25EC1"/>
    <w:rsid w:val="00E2631E"/>
    <w:rsid w:val="00E26A72"/>
    <w:rsid w:val="00E2771D"/>
    <w:rsid w:val="00E27A88"/>
    <w:rsid w:val="00E307F0"/>
    <w:rsid w:val="00E31296"/>
    <w:rsid w:val="00E3165F"/>
    <w:rsid w:val="00E31903"/>
    <w:rsid w:val="00E32633"/>
    <w:rsid w:val="00E326CC"/>
    <w:rsid w:val="00E327B7"/>
    <w:rsid w:val="00E32920"/>
    <w:rsid w:val="00E32D20"/>
    <w:rsid w:val="00E32EA2"/>
    <w:rsid w:val="00E33530"/>
    <w:rsid w:val="00E33536"/>
    <w:rsid w:val="00E336B0"/>
    <w:rsid w:val="00E34C1C"/>
    <w:rsid w:val="00E3603F"/>
    <w:rsid w:val="00E36DB6"/>
    <w:rsid w:val="00E3732D"/>
    <w:rsid w:val="00E3735A"/>
    <w:rsid w:val="00E37AFA"/>
    <w:rsid w:val="00E37E4C"/>
    <w:rsid w:val="00E40647"/>
    <w:rsid w:val="00E4065B"/>
    <w:rsid w:val="00E4068C"/>
    <w:rsid w:val="00E408EA"/>
    <w:rsid w:val="00E41217"/>
    <w:rsid w:val="00E41E26"/>
    <w:rsid w:val="00E41F57"/>
    <w:rsid w:val="00E42319"/>
    <w:rsid w:val="00E43232"/>
    <w:rsid w:val="00E43298"/>
    <w:rsid w:val="00E441F3"/>
    <w:rsid w:val="00E442E2"/>
    <w:rsid w:val="00E443E1"/>
    <w:rsid w:val="00E444B9"/>
    <w:rsid w:val="00E44BEA"/>
    <w:rsid w:val="00E44BFE"/>
    <w:rsid w:val="00E44C2D"/>
    <w:rsid w:val="00E44E38"/>
    <w:rsid w:val="00E45BD5"/>
    <w:rsid w:val="00E45C88"/>
    <w:rsid w:val="00E4680E"/>
    <w:rsid w:val="00E46B2B"/>
    <w:rsid w:val="00E46B82"/>
    <w:rsid w:val="00E46C2A"/>
    <w:rsid w:val="00E47011"/>
    <w:rsid w:val="00E4731C"/>
    <w:rsid w:val="00E47913"/>
    <w:rsid w:val="00E47957"/>
    <w:rsid w:val="00E505B1"/>
    <w:rsid w:val="00E508C6"/>
    <w:rsid w:val="00E518E4"/>
    <w:rsid w:val="00E519C4"/>
    <w:rsid w:val="00E520EF"/>
    <w:rsid w:val="00E52201"/>
    <w:rsid w:val="00E52CCB"/>
    <w:rsid w:val="00E52EF7"/>
    <w:rsid w:val="00E530C5"/>
    <w:rsid w:val="00E5342C"/>
    <w:rsid w:val="00E53D74"/>
    <w:rsid w:val="00E53E60"/>
    <w:rsid w:val="00E53EA3"/>
    <w:rsid w:val="00E53EE4"/>
    <w:rsid w:val="00E5538F"/>
    <w:rsid w:val="00E555A6"/>
    <w:rsid w:val="00E55AA7"/>
    <w:rsid w:val="00E55E7E"/>
    <w:rsid w:val="00E55E81"/>
    <w:rsid w:val="00E56044"/>
    <w:rsid w:val="00E563DC"/>
    <w:rsid w:val="00E56FBD"/>
    <w:rsid w:val="00E57223"/>
    <w:rsid w:val="00E5723F"/>
    <w:rsid w:val="00E57AAC"/>
    <w:rsid w:val="00E57CF0"/>
    <w:rsid w:val="00E57F02"/>
    <w:rsid w:val="00E60522"/>
    <w:rsid w:val="00E60806"/>
    <w:rsid w:val="00E61394"/>
    <w:rsid w:val="00E61783"/>
    <w:rsid w:val="00E62040"/>
    <w:rsid w:val="00E621F0"/>
    <w:rsid w:val="00E6248C"/>
    <w:rsid w:val="00E62AB8"/>
    <w:rsid w:val="00E62BC9"/>
    <w:rsid w:val="00E62CE8"/>
    <w:rsid w:val="00E6396B"/>
    <w:rsid w:val="00E63971"/>
    <w:rsid w:val="00E63B38"/>
    <w:rsid w:val="00E63C2F"/>
    <w:rsid w:val="00E648C3"/>
    <w:rsid w:val="00E650C1"/>
    <w:rsid w:val="00E651A9"/>
    <w:rsid w:val="00E6584B"/>
    <w:rsid w:val="00E65E56"/>
    <w:rsid w:val="00E66D44"/>
    <w:rsid w:val="00E6732C"/>
    <w:rsid w:val="00E674C4"/>
    <w:rsid w:val="00E674E0"/>
    <w:rsid w:val="00E701A7"/>
    <w:rsid w:val="00E70F89"/>
    <w:rsid w:val="00E7267B"/>
    <w:rsid w:val="00E7286F"/>
    <w:rsid w:val="00E72C35"/>
    <w:rsid w:val="00E7311F"/>
    <w:rsid w:val="00E73A87"/>
    <w:rsid w:val="00E73BB1"/>
    <w:rsid w:val="00E743B9"/>
    <w:rsid w:val="00E74545"/>
    <w:rsid w:val="00E74A39"/>
    <w:rsid w:val="00E74DB2"/>
    <w:rsid w:val="00E74DE3"/>
    <w:rsid w:val="00E7521C"/>
    <w:rsid w:val="00E75346"/>
    <w:rsid w:val="00E753FF"/>
    <w:rsid w:val="00E7581E"/>
    <w:rsid w:val="00E75A32"/>
    <w:rsid w:val="00E75BB0"/>
    <w:rsid w:val="00E75E28"/>
    <w:rsid w:val="00E75F67"/>
    <w:rsid w:val="00E75FEE"/>
    <w:rsid w:val="00E76344"/>
    <w:rsid w:val="00E7715B"/>
    <w:rsid w:val="00E7737B"/>
    <w:rsid w:val="00E77421"/>
    <w:rsid w:val="00E77729"/>
    <w:rsid w:val="00E77736"/>
    <w:rsid w:val="00E779F7"/>
    <w:rsid w:val="00E77A60"/>
    <w:rsid w:val="00E80584"/>
    <w:rsid w:val="00E80F53"/>
    <w:rsid w:val="00E8130A"/>
    <w:rsid w:val="00E8232E"/>
    <w:rsid w:val="00E827F8"/>
    <w:rsid w:val="00E82C04"/>
    <w:rsid w:val="00E82D2C"/>
    <w:rsid w:val="00E83096"/>
    <w:rsid w:val="00E831D3"/>
    <w:rsid w:val="00E84265"/>
    <w:rsid w:val="00E84543"/>
    <w:rsid w:val="00E84CC2"/>
    <w:rsid w:val="00E84F82"/>
    <w:rsid w:val="00E850DB"/>
    <w:rsid w:val="00E8539A"/>
    <w:rsid w:val="00E85A74"/>
    <w:rsid w:val="00E85B62"/>
    <w:rsid w:val="00E862F1"/>
    <w:rsid w:val="00E870F1"/>
    <w:rsid w:val="00E872A5"/>
    <w:rsid w:val="00E87377"/>
    <w:rsid w:val="00E8760E"/>
    <w:rsid w:val="00E878FD"/>
    <w:rsid w:val="00E90850"/>
    <w:rsid w:val="00E90DB1"/>
    <w:rsid w:val="00E911B0"/>
    <w:rsid w:val="00E91603"/>
    <w:rsid w:val="00E916DF"/>
    <w:rsid w:val="00E919C8"/>
    <w:rsid w:val="00E920F6"/>
    <w:rsid w:val="00E92130"/>
    <w:rsid w:val="00E92508"/>
    <w:rsid w:val="00E9259F"/>
    <w:rsid w:val="00E937E5"/>
    <w:rsid w:val="00E93881"/>
    <w:rsid w:val="00E939B0"/>
    <w:rsid w:val="00E939C8"/>
    <w:rsid w:val="00E93F27"/>
    <w:rsid w:val="00E9402C"/>
    <w:rsid w:val="00E9422B"/>
    <w:rsid w:val="00E94BC5"/>
    <w:rsid w:val="00E94DF2"/>
    <w:rsid w:val="00E951DE"/>
    <w:rsid w:val="00E95B9E"/>
    <w:rsid w:val="00E9603B"/>
    <w:rsid w:val="00E9626A"/>
    <w:rsid w:val="00E968C5"/>
    <w:rsid w:val="00E96A87"/>
    <w:rsid w:val="00E96B70"/>
    <w:rsid w:val="00E96D23"/>
    <w:rsid w:val="00E96E74"/>
    <w:rsid w:val="00E9751B"/>
    <w:rsid w:val="00E9767B"/>
    <w:rsid w:val="00E97BF6"/>
    <w:rsid w:val="00EA01B1"/>
    <w:rsid w:val="00EA08A8"/>
    <w:rsid w:val="00EA09D6"/>
    <w:rsid w:val="00EA193F"/>
    <w:rsid w:val="00EA1BE8"/>
    <w:rsid w:val="00EA1C44"/>
    <w:rsid w:val="00EA1CA2"/>
    <w:rsid w:val="00EA1E96"/>
    <w:rsid w:val="00EA1ED4"/>
    <w:rsid w:val="00EA22C7"/>
    <w:rsid w:val="00EA24F8"/>
    <w:rsid w:val="00EA2FB8"/>
    <w:rsid w:val="00EA32B2"/>
    <w:rsid w:val="00EA3C8F"/>
    <w:rsid w:val="00EA3CB0"/>
    <w:rsid w:val="00EA3D05"/>
    <w:rsid w:val="00EA3D17"/>
    <w:rsid w:val="00EA5DBB"/>
    <w:rsid w:val="00EA61C4"/>
    <w:rsid w:val="00EA6604"/>
    <w:rsid w:val="00EA677E"/>
    <w:rsid w:val="00EA6E57"/>
    <w:rsid w:val="00EA7C1D"/>
    <w:rsid w:val="00EB0315"/>
    <w:rsid w:val="00EB050B"/>
    <w:rsid w:val="00EB060C"/>
    <w:rsid w:val="00EB1254"/>
    <w:rsid w:val="00EB1F22"/>
    <w:rsid w:val="00EB2364"/>
    <w:rsid w:val="00EB2C7F"/>
    <w:rsid w:val="00EB2FEC"/>
    <w:rsid w:val="00EB3539"/>
    <w:rsid w:val="00EB36CF"/>
    <w:rsid w:val="00EB3DF9"/>
    <w:rsid w:val="00EB3F41"/>
    <w:rsid w:val="00EB4725"/>
    <w:rsid w:val="00EB4726"/>
    <w:rsid w:val="00EB4929"/>
    <w:rsid w:val="00EB4D2C"/>
    <w:rsid w:val="00EB5A67"/>
    <w:rsid w:val="00EB6226"/>
    <w:rsid w:val="00EB6910"/>
    <w:rsid w:val="00EC0129"/>
    <w:rsid w:val="00EC022D"/>
    <w:rsid w:val="00EC049B"/>
    <w:rsid w:val="00EC0E42"/>
    <w:rsid w:val="00EC113F"/>
    <w:rsid w:val="00EC12CA"/>
    <w:rsid w:val="00EC1463"/>
    <w:rsid w:val="00EC14FA"/>
    <w:rsid w:val="00EC1CF8"/>
    <w:rsid w:val="00EC1DFB"/>
    <w:rsid w:val="00EC1E39"/>
    <w:rsid w:val="00EC22D1"/>
    <w:rsid w:val="00EC253F"/>
    <w:rsid w:val="00EC258D"/>
    <w:rsid w:val="00EC2C3B"/>
    <w:rsid w:val="00EC35C6"/>
    <w:rsid w:val="00EC37F6"/>
    <w:rsid w:val="00EC3D6F"/>
    <w:rsid w:val="00EC3D91"/>
    <w:rsid w:val="00EC3EF5"/>
    <w:rsid w:val="00EC4287"/>
    <w:rsid w:val="00EC42AC"/>
    <w:rsid w:val="00EC4352"/>
    <w:rsid w:val="00EC4484"/>
    <w:rsid w:val="00EC50F7"/>
    <w:rsid w:val="00EC5240"/>
    <w:rsid w:val="00EC5F1A"/>
    <w:rsid w:val="00EC60B5"/>
    <w:rsid w:val="00EC60E3"/>
    <w:rsid w:val="00EC6595"/>
    <w:rsid w:val="00EC67C7"/>
    <w:rsid w:val="00EC7776"/>
    <w:rsid w:val="00ED01BC"/>
    <w:rsid w:val="00ED029F"/>
    <w:rsid w:val="00ED14B5"/>
    <w:rsid w:val="00ED2BC3"/>
    <w:rsid w:val="00ED3152"/>
    <w:rsid w:val="00ED34C0"/>
    <w:rsid w:val="00ED35CC"/>
    <w:rsid w:val="00ED378B"/>
    <w:rsid w:val="00ED3865"/>
    <w:rsid w:val="00ED432F"/>
    <w:rsid w:val="00ED6605"/>
    <w:rsid w:val="00ED6CDA"/>
    <w:rsid w:val="00ED703F"/>
    <w:rsid w:val="00ED725A"/>
    <w:rsid w:val="00ED758E"/>
    <w:rsid w:val="00ED7A43"/>
    <w:rsid w:val="00ED7AED"/>
    <w:rsid w:val="00EE011D"/>
    <w:rsid w:val="00EE0175"/>
    <w:rsid w:val="00EE0481"/>
    <w:rsid w:val="00EE05E0"/>
    <w:rsid w:val="00EE06E7"/>
    <w:rsid w:val="00EE077D"/>
    <w:rsid w:val="00EE0B96"/>
    <w:rsid w:val="00EE18B3"/>
    <w:rsid w:val="00EE1A5A"/>
    <w:rsid w:val="00EE1EF3"/>
    <w:rsid w:val="00EE25AD"/>
    <w:rsid w:val="00EE2639"/>
    <w:rsid w:val="00EE3EEF"/>
    <w:rsid w:val="00EE4290"/>
    <w:rsid w:val="00EE4AB3"/>
    <w:rsid w:val="00EE4D5B"/>
    <w:rsid w:val="00EE50C1"/>
    <w:rsid w:val="00EE52EC"/>
    <w:rsid w:val="00EE5585"/>
    <w:rsid w:val="00EE5F10"/>
    <w:rsid w:val="00EE60B3"/>
    <w:rsid w:val="00EE7091"/>
    <w:rsid w:val="00EE739C"/>
    <w:rsid w:val="00EE74A1"/>
    <w:rsid w:val="00EE786B"/>
    <w:rsid w:val="00EE7883"/>
    <w:rsid w:val="00EF014A"/>
    <w:rsid w:val="00EF1387"/>
    <w:rsid w:val="00EF18E8"/>
    <w:rsid w:val="00EF210E"/>
    <w:rsid w:val="00EF2469"/>
    <w:rsid w:val="00EF2584"/>
    <w:rsid w:val="00EF2AF8"/>
    <w:rsid w:val="00EF30EE"/>
    <w:rsid w:val="00EF32B7"/>
    <w:rsid w:val="00EF33F7"/>
    <w:rsid w:val="00EF387F"/>
    <w:rsid w:val="00EF3B12"/>
    <w:rsid w:val="00EF3E83"/>
    <w:rsid w:val="00EF447B"/>
    <w:rsid w:val="00EF530E"/>
    <w:rsid w:val="00EF53D0"/>
    <w:rsid w:val="00EF59C6"/>
    <w:rsid w:val="00EF5FE7"/>
    <w:rsid w:val="00EF60A3"/>
    <w:rsid w:val="00EF674C"/>
    <w:rsid w:val="00F00A54"/>
    <w:rsid w:val="00F00B0D"/>
    <w:rsid w:val="00F011D3"/>
    <w:rsid w:val="00F0179D"/>
    <w:rsid w:val="00F01989"/>
    <w:rsid w:val="00F019FF"/>
    <w:rsid w:val="00F01C9A"/>
    <w:rsid w:val="00F01E43"/>
    <w:rsid w:val="00F02807"/>
    <w:rsid w:val="00F02AB2"/>
    <w:rsid w:val="00F02AB3"/>
    <w:rsid w:val="00F03742"/>
    <w:rsid w:val="00F04147"/>
    <w:rsid w:val="00F04592"/>
    <w:rsid w:val="00F045CE"/>
    <w:rsid w:val="00F048FA"/>
    <w:rsid w:val="00F04C42"/>
    <w:rsid w:val="00F04C66"/>
    <w:rsid w:val="00F04CF4"/>
    <w:rsid w:val="00F05261"/>
    <w:rsid w:val="00F05E95"/>
    <w:rsid w:val="00F05E9D"/>
    <w:rsid w:val="00F05EB3"/>
    <w:rsid w:val="00F060B6"/>
    <w:rsid w:val="00F063EF"/>
    <w:rsid w:val="00F06C50"/>
    <w:rsid w:val="00F06F4F"/>
    <w:rsid w:val="00F0700A"/>
    <w:rsid w:val="00F07C48"/>
    <w:rsid w:val="00F10B15"/>
    <w:rsid w:val="00F10D8A"/>
    <w:rsid w:val="00F10E53"/>
    <w:rsid w:val="00F1114B"/>
    <w:rsid w:val="00F1227E"/>
    <w:rsid w:val="00F12308"/>
    <w:rsid w:val="00F1246C"/>
    <w:rsid w:val="00F12C09"/>
    <w:rsid w:val="00F12D49"/>
    <w:rsid w:val="00F1305C"/>
    <w:rsid w:val="00F13FE6"/>
    <w:rsid w:val="00F14034"/>
    <w:rsid w:val="00F143E5"/>
    <w:rsid w:val="00F15F1C"/>
    <w:rsid w:val="00F178BF"/>
    <w:rsid w:val="00F17F21"/>
    <w:rsid w:val="00F206BB"/>
    <w:rsid w:val="00F20DDE"/>
    <w:rsid w:val="00F21526"/>
    <w:rsid w:val="00F21A7A"/>
    <w:rsid w:val="00F21C1E"/>
    <w:rsid w:val="00F2254B"/>
    <w:rsid w:val="00F22F97"/>
    <w:rsid w:val="00F230A0"/>
    <w:rsid w:val="00F24045"/>
    <w:rsid w:val="00F2461D"/>
    <w:rsid w:val="00F24AB1"/>
    <w:rsid w:val="00F25623"/>
    <w:rsid w:val="00F256C8"/>
    <w:rsid w:val="00F26392"/>
    <w:rsid w:val="00F263DF"/>
    <w:rsid w:val="00F26920"/>
    <w:rsid w:val="00F269FB"/>
    <w:rsid w:val="00F27885"/>
    <w:rsid w:val="00F30017"/>
    <w:rsid w:val="00F30878"/>
    <w:rsid w:val="00F31424"/>
    <w:rsid w:val="00F314C0"/>
    <w:rsid w:val="00F3223C"/>
    <w:rsid w:val="00F32A04"/>
    <w:rsid w:val="00F33E8A"/>
    <w:rsid w:val="00F35642"/>
    <w:rsid w:val="00F35705"/>
    <w:rsid w:val="00F362F0"/>
    <w:rsid w:val="00F3636E"/>
    <w:rsid w:val="00F36423"/>
    <w:rsid w:val="00F36578"/>
    <w:rsid w:val="00F3729A"/>
    <w:rsid w:val="00F379DA"/>
    <w:rsid w:val="00F37F8A"/>
    <w:rsid w:val="00F402A9"/>
    <w:rsid w:val="00F407F7"/>
    <w:rsid w:val="00F4098D"/>
    <w:rsid w:val="00F40AD5"/>
    <w:rsid w:val="00F41303"/>
    <w:rsid w:val="00F41B12"/>
    <w:rsid w:val="00F422C1"/>
    <w:rsid w:val="00F43213"/>
    <w:rsid w:val="00F43A64"/>
    <w:rsid w:val="00F43D03"/>
    <w:rsid w:val="00F43E10"/>
    <w:rsid w:val="00F44085"/>
    <w:rsid w:val="00F4452C"/>
    <w:rsid w:val="00F4488B"/>
    <w:rsid w:val="00F45148"/>
    <w:rsid w:val="00F452D0"/>
    <w:rsid w:val="00F454A6"/>
    <w:rsid w:val="00F45739"/>
    <w:rsid w:val="00F45794"/>
    <w:rsid w:val="00F45BE9"/>
    <w:rsid w:val="00F46634"/>
    <w:rsid w:val="00F467B4"/>
    <w:rsid w:val="00F46881"/>
    <w:rsid w:val="00F468E5"/>
    <w:rsid w:val="00F46CFD"/>
    <w:rsid w:val="00F46D92"/>
    <w:rsid w:val="00F47641"/>
    <w:rsid w:val="00F4795B"/>
    <w:rsid w:val="00F479A9"/>
    <w:rsid w:val="00F50059"/>
    <w:rsid w:val="00F504E5"/>
    <w:rsid w:val="00F505B0"/>
    <w:rsid w:val="00F507A5"/>
    <w:rsid w:val="00F50A61"/>
    <w:rsid w:val="00F50C72"/>
    <w:rsid w:val="00F50CD5"/>
    <w:rsid w:val="00F50FE8"/>
    <w:rsid w:val="00F513CA"/>
    <w:rsid w:val="00F51451"/>
    <w:rsid w:val="00F51D3B"/>
    <w:rsid w:val="00F52034"/>
    <w:rsid w:val="00F53194"/>
    <w:rsid w:val="00F53441"/>
    <w:rsid w:val="00F53583"/>
    <w:rsid w:val="00F54063"/>
    <w:rsid w:val="00F54433"/>
    <w:rsid w:val="00F54A14"/>
    <w:rsid w:val="00F54CF3"/>
    <w:rsid w:val="00F5548B"/>
    <w:rsid w:val="00F55600"/>
    <w:rsid w:val="00F55B59"/>
    <w:rsid w:val="00F55CB6"/>
    <w:rsid w:val="00F56441"/>
    <w:rsid w:val="00F56D22"/>
    <w:rsid w:val="00F56D52"/>
    <w:rsid w:val="00F56F53"/>
    <w:rsid w:val="00F5734A"/>
    <w:rsid w:val="00F573E6"/>
    <w:rsid w:val="00F57677"/>
    <w:rsid w:val="00F60FA8"/>
    <w:rsid w:val="00F612A5"/>
    <w:rsid w:val="00F614A1"/>
    <w:rsid w:val="00F61669"/>
    <w:rsid w:val="00F61F2A"/>
    <w:rsid w:val="00F62305"/>
    <w:rsid w:val="00F6264D"/>
    <w:rsid w:val="00F63483"/>
    <w:rsid w:val="00F634DB"/>
    <w:rsid w:val="00F63E55"/>
    <w:rsid w:val="00F64491"/>
    <w:rsid w:val="00F6474C"/>
    <w:rsid w:val="00F64BEA"/>
    <w:rsid w:val="00F64C01"/>
    <w:rsid w:val="00F64C94"/>
    <w:rsid w:val="00F6514D"/>
    <w:rsid w:val="00F6555F"/>
    <w:rsid w:val="00F655AB"/>
    <w:rsid w:val="00F66339"/>
    <w:rsid w:val="00F666B6"/>
    <w:rsid w:val="00F66A3F"/>
    <w:rsid w:val="00F66B8B"/>
    <w:rsid w:val="00F66F63"/>
    <w:rsid w:val="00F67779"/>
    <w:rsid w:val="00F67FE5"/>
    <w:rsid w:val="00F721BC"/>
    <w:rsid w:val="00F72459"/>
    <w:rsid w:val="00F72580"/>
    <w:rsid w:val="00F7295C"/>
    <w:rsid w:val="00F72AAE"/>
    <w:rsid w:val="00F72C9D"/>
    <w:rsid w:val="00F72FF6"/>
    <w:rsid w:val="00F73538"/>
    <w:rsid w:val="00F73DA7"/>
    <w:rsid w:val="00F73E68"/>
    <w:rsid w:val="00F742C2"/>
    <w:rsid w:val="00F74A6D"/>
    <w:rsid w:val="00F75365"/>
    <w:rsid w:val="00F755CF"/>
    <w:rsid w:val="00F76307"/>
    <w:rsid w:val="00F76374"/>
    <w:rsid w:val="00F7677B"/>
    <w:rsid w:val="00F76922"/>
    <w:rsid w:val="00F76B66"/>
    <w:rsid w:val="00F77D38"/>
    <w:rsid w:val="00F80626"/>
    <w:rsid w:val="00F808E4"/>
    <w:rsid w:val="00F81AC6"/>
    <w:rsid w:val="00F81AC7"/>
    <w:rsid w:val="00F81F6B"/>
    <w:rsid w:val="00F8273B"/>
    <w:rsid w:val="00F82B62"/>
    <w:rsid w:val="00F840FC"/>
    <w:rsid w:val="00F84436"/>
    <w:rsid w:val="00F84D88"/>
    <w:rsid w:val="00F84ED0"/>
    <w:rsid w:val="00F852B5"/>
    <w:rsid w:val="00F85550"/>
    <w:rsid w:val="00F85654"/>
    <w:rsid w:val="00F86839"/>
    <w:rsid w:val="00F86E0A"/>
    <w:rsid w:val="00F86F9C"/>
    <w:rsid w:val="00F87279"/>
    <w:rsid w:val="00F87434"/>
    <w:rsid w:val="00F9053C"/>
    <w:rsid w:val="00F909E0"/>
    <w:rsid w:val="00F90F8A"/>
    <w:rsid w:val="00F9105D"/>
    <w:rsid w:val="00F912F2"/>
    <w:rsid w:val="00F91AB9"/>
    <w:rsid w:val="00F9224B"/>
    <w:rsid w:val="00F92A56"/>
    <w:rsid w:val="00F92B42"/>
    <w:rsid w:val="00F92CA7"/>
    <w:rsid w:val="00F93209"/>
    <w:rsid w:val="00F9416F"/>
    <w:rsid w:val="00F945DA"/>
    <w:rsid w:val="00F9467A"/>
    <w:rsid w:val="00F9474D"/>
    <w:rsid w:val="00F948ED"/>
    <w:rsid w:val="00F94B90"/>
    <w:rsid w:val="00F95328"/>
    <w:rsid w:val="00F95464"/>
    <w:rsid w:val="00F95A91"/>
    <w:rsid w:val="00F95B90"/>
    <w:rsid w:val="00F95FDD"/>
    <w:rsid w:val="00F9655C"/>
    <w:rsid w:val="00F96A0A"/>
    <w:rsid w:val="00F975B5"/>
    <w:rsid w:val="00F9780D"/>
    <w:rsid w:val="00F9785A"/>
    <w:rsid w:val="00F978FB"/>
    <w:rsid w:val="00F97E4C"/>
    <w:rsid w:val="00F97F4C"/>
    <w:rsid w:val="00F97FB4"/>
    <w:rsid w:val="00FA06E4"/>
    <w:rsid w:val="00FA080B"/>
    <w:rsid w:val="00FA0FAB"/>
    <w:rsid w:val="00FA1963"/>
    <w:rsid w:val="00FA1A00"/>
    <w:rsid w:val="00FA2442"/>
    <w:rsid w:val="00FA254D"/>
    <w:rsid w:val="00FA2606"/>
    <w:rsid w:val="00FA2BC4"/>
    <w:rsid w:val="00FA2D31"/>
    <w:rsid w:val="00FA2D82"/>
    <w:rsid w:val="00FA3736"/>
    <w:rsid w:val="00FA3AA6"/>
    <w:rsid w:val="00FA3D82"/>
    <w:rsid w:val="00FA5193"/>
    <w:rsid w:val="00FA5DE5"/>
    <w:rsid w:val="00FA6089"/>
    <w:rsid w:val="00FA6428"/>
    <w:rsid w:val="00FA6548"/>
    <w:rsid w:val="00FA66C4"/>
    <w:rsid w:val="00FA6926"/>
    <w:rsid w:val="00FA74E5"/>
    <w:rsid w:val="00FA77A2"/>
    <w:rsid w:val="00FA7E04"/>
    <w:rsid w:val="00FB00A4"/>
    <w:rsid w:val="00FB0946"/>
    <w:rsid w:val="00FB0B30"/>
    <w:rsid w:val="00FB0C13"/>
    <w:rsid w:val="00FB0D8A"/>
    <w:rsid w:val="00FB0FCC"/>
    <w:rsid w:val="00FB13BA"/>
    <w:rsid w:val="00FB145D"/>
    <w:rsid w:val="00FB17DA"/>
    <w:rsid w:val="00FB1AAB"/>
    <w:rsid w:val="00FB219D"/>
    <w:rsid w:val="00FB21CD"/>
    <w:rsid w:val="00FB239D"/>
    <w:rsid w:val="00FB23DF"/>
    <w:rsid w:val="00FB296C"/>
    <w:rsid w:val="00FB2C49"/>
    <w:rsid w:val="00FB33C5"/>
    <w:rsid w:val="00FB344B"/>
    <w:rsid w:val="00FB3744"/>
    <w:rsid w:val="00FB37C3"/>
    <w:rsid w:val="00FB3BEC"/>
    <w:rsid w:val="00FB4849"/>
    <w:rsid w:val="00FB4E8B"/>
    <w:rsid w:val="00FB4F89"/>
    <w:rsid w:val="00FB5463"/>
    <w:rsid w:val="00FB55D0"/>
    <w:rsid w:val="00FB5B8D"/>
    <w:rsid w:val="00FB621D"/>
    <w:rsid w:val="00FB6B9F"/>
    <w:rsid w:val="00FB6C2E"/>
    <w:rsid w:val="00FB6C34"/>
    <w:rsid w:val="00FB6CB2"/>
    <w:rsid w:val="00FB7406"/>
    <w:rsid w:val="00FB7515"/>
    <w:rsid w:val="00FB7B6B"/>
    <w:rsid w:val="00FB7D86"/>
    <w:rsid w:val="00FB7F37"/>
    <w:rsid w:val="00FC0163"/>
    <w:rsid w:val="00FC074E"/>
    <w:rsid w:val="00FC0ABA"/>
    <w:rsid w:val="00FC0BD2"/>
    <w:rsid w:val="00FC0C2F"/>
    <w:rsid w:val="00FC0C69"/>
    <w:rsid w:val="00FC0DAA"/>
    <w:rsid w:val="00FC1B6F"/>
    <w:rsid w:val="00FC1F79"/>
    <w:rsid w:val="00FC2484"/>
    <w:rsid w:val="00FC2855"/>
    <w:rsid w:val="00FC2C3A"/>
    <w:rsid w:val="00FC38D1"/>
    <w:rsid w:val="00FC3DC7"/>
    <w:rsid w:val="00FC41CA"/>
    <w:rsid w:val="00FC4288"/>
    <w:rsid w:val="00FC4617"/>
    <w:rsid w:val="00FC48D2"/>
    <w:rsid w:val="00FC4F32"/>
    <w:rsid w:val="00FC4F6C"/>
    <w:rsid w:val="00FC513B"/>
    <w:rsid w:val="00FC513D"/>
    <w:rsid w:val="00FC5176"/>
    <w:rsid w:val="00FC528D"/>
    <w:rsid w:val="00FC5D6A"/>
    <w:rsid w:val="00FC5F7B"/>
    <w:rsid w:val="00FC61C0"/>
    <w:rsid w:val="00FC6438"/>
    <w:rsid w:val="00FC6823"/>
    <w:rsid w:val="00FC6E50"/>
    <w:rsid w:val="00FC7719"/>
    <w:rsid w:val="00FC7A35"/>
    <w:rsid w:val="00FC7BC7"/>
    <w:rsid w:val="00FC7EBF"/>
    <w:rsid w:val="00FC7F95"/>
    <w:rsid w:val="00FD09DA"/>
    <w:rsid w:val="00FD0D63"/>
    <w:rsid w:val="00FD0F54"/>
    <w:rsid w:val="00FD1225"/>
    <w:rsid w:val="00FD12C2"/>
    <w:rsid w:val="00FD1888"/>
    <w:rsid w:val="00FD1F34"/>
    <w:rsid w:val="00FD2030"/>
    <w:rsid w:val="00FD2051"/>
    <w:rsid w:val="00FD2ECF"/>
    <w:rsid w:val="00FD3004"/>
    <w:rsid w:val="00FD33A6"/>
    <w:rsid w:val="00FD33AF"/>
    <w:rsid w:val="00FD45E4"/>
    <w:rsid w:val="00FD49BB"/>
    <w:rsid w:val="00FD4A85"/>
    <w:rsid w:val="00FD4D32"/>
    <w:rsid w:val="00FD6094"/>
    <w:rsid w:val="00FD64AE"/>
    <w:rsid w:val="00FD6C1C"/>
    <w:rsid w:val="00FD745F"/>
    <w:rsid w:val="00FD7E65"/>
    <w:rsid w:val="00FE05CC"/>
    <w:rsid w:val="00FE080E"/>
    <w:rsid w:val="00FE10FD"/>
    <w:rsid w:val="00FE1479"/>
    <w:rsid w:val="00FE1ACB"/>
    <w:rsid w:val="00FE2284"/>
    <w:rsid w:val="00FE24AA"/>
    <w:rsid w:val="00FE2A3A"/>
    <w:rsid w:val="00FE2E70"/>
    <w:rsid w:val="00FE2E7A"/>
    <w:rsid w:val="00FE38E3"/>
    <w:rsid w:val="00FE3BCF"/>
    <w:rsid w:val="00FE4011"/>
    <w:rsid w:val="00FE4439"/>
    <w:rsid w:val="00FE4EDC"/>
    <w:rsid w:val="00FE513E"/>
    <w:rsid w:val="00FE5157"/>
    <w:rsid w:val="00FE5B73"/>
    <w:rsid w:val="00FE5C6E"/>
    <w:rsid w:val="00FE5E55"/>
    <w:rsid w:val="00FE7B5D"/>
    <w:rsid w:val="00FF00EC"/>
    <w:rsid w:val="00FF03E6"/>
    <w:rsid w:val="00FF04AE"/>
    <w:rsid w:val="00FF08C6"/>
    <w:rsid w:val="00FF0BC3"/>
    <w:rsid w:val="00FF0DF1"/>
    <w:rsid w:val="00FF1130"/>
    <w:rsid w:val="00FF1B39"/>
    <w:rsid w:val="00FF1C32"/>
    <w:rsid w:val="00FF23F3"/>
    <w:rsid w:val="00FF256C"/>
    <w:rsid w:val="00FF2DC9"/>
    <w:rsid w:val="00FF2F43"/>
    <w:rsid w:val="00FF2F55"/>
    <w:rsid w:val="00FF30D9"/>
    <w:rsid w:val="00FF32C6"/>
    <w:rsid w:val="00FF3764"/>
    <w:rsid w:val="00FF3992"/>
    <w:rsid w:val="00FF4781"/>
    <w:rsid w:val="00FF491D"/>
    <w:rsid w:val="00FF587B"/>
    <w:rsid w:val="00FF5C61"/>
    <w:rsid w:val="00FF5FF3"/>
    <w:rsid w:val="00FF62EF"/>
    <w:rsid w:val="00FF6FBF"/>
    <w:rsid w:val="00FF729B"/>
    <w:rsid w:val="00FF73E9"/>
    <w:rsid w:val="0102CD77"/>
    <w:rsid w:val="0112C617"/>
    <w:rsid w:val="011D7DE8"/>
    <w:rsid w:val="0127FF84"/>
    <w:rsid w:val="013DF832"/>
    <w:rsid w:val="0142C0A5"/>
    <w:rsid w:val="01485FA3"/>
    <w:rsid w:val="014C767C"/>
    <w:rsid w:val="014D651F"/>
    <w:rsid w:val="015550FA"/>
    <w:rsid w:val="015EAEA9"/>
    <w:rsid w:val="0162F614"/>
    <w:rsid w:val="0175F6B5"/>
    <w:rsid w:val="01852C57"/>
    <w:rsid w:val="018B062B"/>
    <w:rsid w:val="018FE569"/>
    <w:rsid w:val="01A72E4D"/>
    <w:rsid w:val="01ADD91A"/>
    <w:rsid w:val="01C31836"/>
    <w:rsid w:val="01E9FCDD"/>
    <w:rsid w:val="01F0F451"/>
    <w:rsid w:val="0206971A"/>
    <w:rsid w:val="02083663"/>
    <w:rsid w:val="0209C742"/>
    <w:rsid w:val="020D39FF"/>
    <w:rsid w:val="0212C8CF"/>
    <w:rsid w:val="021AD5E4"/>
    <w:rsid w:val="021D4C1F"/>
    <w:rsid w:val="02239EFF"/>
    <w:rsid w:val="02392979"/>
    <w:rsid w:val="023B0511"/>
    <w:rsid w:val="024E9517"/>
    <w:rsid w:val="02522D8D"/>
    <w:rsid w:val="025D658F"/>
    <w:rsid w:val="026B5875"/>
    <w:rsid w:val="026E005A"/>
    <w:rsid w:val="0287247B"/>
    <w:rsid w:val="028BA731"/>
    <w:rsid w:val="02966C70"/>
    <w:rsid w:val="029B1C9B"/>
    <w:rsid w:val="02A303A8"/>
    <w:rsid w:val="02AD7E3D"/>
    <w:rsid w:val="02B44B73"/>
    <w:rsid w:val="02B64BD7"/>
    <w:rsid w:val="02B76093"/>
    <w:rsid w:val="02BFF44A"/>
    <w:rsid w:val="02C31757"/>
    <w:rsid w:val="02C3EC38"/>
    <w:rsid w:val="02CA18D6"/>
    <w:rsid w:val="02E58368"/>
    <w:rsid w:val="02EB43E9"/>
    <w:rsid w:val="02EC6746"/>
    <w:rsid w:val="02F1759F"/>
    <w:rsid w:val="0309A1DD"/>
    <w:rsid w:val="0320FCB8"/>
    <w:rsid w:val="03232DE6"/>
    <w:rsid w:val="03295504"/>
    <w:rsid w:val="033A8CBB"/>
    <w:rsid w:val="035165EB"/>
    <w:rsid w:val="0354ABA8"/>
    <w:rsid w:val="035643AF"/>
    <w:rsid w:val="036EBC2D"/>
    <w:rsid w:val="037A7D25"/>
    <w:rsid w:val="037C055C"/>
    <w:rsid w:val="03805113"/>
    <w:rsid w:val="038B0D84"/>
    <w:rsid w:val="039DA0C0"/>
    <w:rsid w:val="03A10BEC"/>
    <w:rsid w:val="03A239E1"/>
    <w:rsid w:val="03A4DC5E"/>
    <w:rsid w:val="03ADED97"/>
    <w:rsid w:val="03BB0EAA"/>
    <w:rsid w:val="03C1B09A"/>
    <w:rsid w:val="03D312AF"/>
    <w:rsid w:val="03FCB60B"/>
    <w:rsid w:val="040241C5"/>
    <w:rsid w:val="04077679"/>
    <w:rsid w:val="040DF204"/>
    <w:rsid w:val="040E7D20"/>
    <w:rsid w:val="04142E52"/>
    <w:rsid w:val="04211E9E"/>
    <w:rsid w:val="0421DD54"/>
    <w:rsid w:val="04240CDB"/>
    <w:rsid w:val="043C9948"/>
    <w:rsid w:val="0449BB6A"/>
    <w:rsid w:val="0468C536"/>
    <w:rsid w:val="046D01DC"/>
    <w:rsid w:val="0487B4C0"/>
    <w:rsid w:val="049DA681"/>
    <w:rsid w:val="04BA29EB"/>
    <w:rsid w:val="04BE4B24"/>
    <w:rsid w:val="04D31C68"/>
    <w:rsid w:val="04E6CE67"/>
    <w:rsid w:val="04ED60DC"/>
    <w:rsid w:val="04F69BC4"/>
    <w:rsid w:val="04FE3E52"/>
    <w:rsid w:val="0505B99C"/>
    <w:rsid w:val="05082EAE"/>
    <w:rsid w:val="0517B7D5"/>
    <w:rsid w:val="051E40F0"/>
    <w:rsid w:val="051E65A3"/>
    <w:rsid w:val="052BDDE4"/>
    <w:rsid w:val="052C9A6B"/>
    <w:rsid w:val="052D08B7"/>
    <w:rsid w:val="055034AC"/>
    <w:rsid w:val="05592908"/>
    <w:rsid w:val="056F8153"/>
    <w:rsid w:val="05793813"/>
    <w:rsid w:val="05931476"/>
    <w:rsid w:val="0594A1AA"/>
    <w:rsid w:val="059CAADB"/>
    <w:rsid w:val="059E46B2"/>
    <w:rsid w:val="05A358A2"/>
    <w:rsid w:val="05AE09BF"/>
    <w:rsid w:val="05B562FE"/>
    <w:rsid w:val="05B5FE93"/>
    <w:rsid w:val="05B6BD49"/>
    <w:rsid w:val="05BE125C"/>
    <w:rsid w:val="05CC16F4"/>
    <w:rsid w:val="05D3C5B1"/>
    <w:rsid w:val="05D67070"/>
    <w:rsid w:val="05E1EF9B"/>
    <w:rsid w:val="05F2BA8F"/>
    <w:rsid w:val="05F51CE0"/>
    <w:rsid w:val="05FD3D7A"/>
    <w:rsid w:val="0603841D"/>
    <w:rsid w:val="0605FEA3"/>
    <w:rsid w:val="0608AAFF"/>
    <w:rsid w:val="061417E8"/>
    <w:rsid w:val="06248DEC"/>
    <w:rsid w:val="062E314D"/>
    <w:rsid w:val="0630819F"/>
    <w:rsid w:val="063114FA"/>
    <w:rsid w:val="063455EB"/>
    <w:rsid w:val="0638FA85"/>
    <w:rsid w:val="0644E3A5"/>
    <w:rsid w:val="06476F3D"/>
    <w:rsid w:val="06477455"/>
    <w:rsid w:val="0656368D"/>
    <w:rsid w:val="0656CCFA"/>
    <w:rsid w:val="0657C18C"/>
    <w:rsid w:val="06602C78"/>
    <w:rsid w:val="0667ECAD"/>
    <w:rsid w:val="066F11EF"/>
    <w:rsid w:val="067FDF9F"/>
    <w:rsid w:val="0688D1F2"/>
    <w:rsid w:val="068C4C6A"/>
    <w:rsid w:val="06A0150E"/>
    <w:rsid w:val="06A36296"/>
    <w:rsid w:val="06A51160"/>
    <w:rsid w:val="06AC8D10"/>
    <w:rsid w:val="06B3C2F5"/>
    <w:rsid w:val="06BAF745"/>
    <w:rsid w:val="06C1FCCF"/>
    <w:rsid w:val="06D6A02E"/>
    <w:rsid w:val="06D89683"/>
    <w:rsid w:val="06D9F0CE"/>
    <w:rsid w:val="06EEA24A"/>
    <w:rsid w:val="06F817D4"/>
    <w:rsid w:val="07034193"/>
    <w:rsid w:val="0708C39E"/>
    <w:rsid w:val="07109C5D"/>
    <w:rsid w:val="0714CB0B"/>
    <w:rsid w:val="0716058E"/>
    <w:rsid w:val="072B92FD"/>
    <w:rsid w:val="0740A5E3"/>
    <w:rsid w:val="0742556D"/>
    <w:rsid w:val="0748D5AD"/>
    <w:rsid w:val="074D74B9"/>
    <w:rsid w:val="07564C50"/>
    <w:rsid w:val="07579070"/>
    <w:rsid w:val="075E99FF"/>
    <w:rsid w:val="0762B637"/>
    <w:rsid w:val="07735996"/>
    <w:rsid w:val="0776DFEB"/>
    <w:rsid w:val="0790942D"/>
    <w:rsid w:val="07A22913"/>
    <w:rsid w:val="07A56571"/>
    <w:rsid w:val="07AEBE55"/>
    <w:rsid w:val="07B72D28"/>
    <w:rsid w:val="07BF0EAD"/>
    <w:rsid w:val="07C080EC"/>
    <w:rsid w:val="07C2FF97"/>
    <w:rsid w:val="07C7DC1A"/>
    <w:rsid w:val="07CB5C5C"/>
    <w:rsid w:val="07DD5B01"/>
    <w:rsid w:val="07E05FB6"/>
    <w:rsid w:val="07E4B014"/>
    <w:rsid w:val="07E7C212"/>
    <w:rsid w:val="07F0A70F"/>
    <w:rsid w:val="07F53E43"/>
    <w:rsid w:val="0804CF58"/>
    <w:rsid w:val="080A863C"/>
    <w:rsid w:val="080B8037"/>
    <w:rsid w:val="081A59D2"/>
    <w:rsid w:val="0820F7A5"/>
    <w:rsid w:val="08281CCB"/>
    <w:rsid w:val="0837B404"/>
    <w:rsid w:val="08445764"/>
    <w:rsid w:val="084CED59"/>
    <w:rsid w:val="085D95A1"/>
    <w:rsid w:val="0862EE67"/>
    <w:rsid w:val="086A610A"/>
    <w:rsid w:val="088247BC"/>
    <w:rsid w:val="08A67EC6"/>
    <w:rsid w:val="08B347C3"/>
    <w:rsid w:val="08BB069A"/>
    <w:rsid w:val="08C2EAED"/>
    <w:rsid w:val="08C637F4"/>
    <w:rsid w:val="08C826F0"/>
    <w:rsid w:val="08D3B425"/>
    <w:rsid w:val="08D5DFB9"/>
    <w:rsid w:val="08DB3C09"/>
    <w:rsid w:val="08DBFABF"/>
    <w:rsid w:val="08DE3977"/>
    <w:rsid w:val="08DF52C5"/>
    <w:rsid w:val="08E01791"/>
    <w:rsid w:val="08E95539"/>
    <w:rsid w:val="08F1D38D"/>
    <w:rsid w:val="09069B5C"/>
    <w:rsid w:val="09084BA3"/>
    <w:rsid w:val="090B4413"/>
    <w:rsid w:val="0911EC7E"/>
    <w:rsid w:val="091957BC"/>
    <w:rsid w:val="091976B4"/>
    <w:rsid w:val="09232755"/>
    <w:rsid w:val="09238CF7"/>
    <w:rsid w:val="09242374"/>
    <w:rsid w:val="0928C925"/>
    <w:rsid w:val="09515F5A"/>
    <w:rsid w:val="095E8C87"/>
    <w:rsid w:val="096C69CA"/>
    <w:rsid w:val="09726234"/>
    <w:rsid w:val="097724F3"/>
    <w:rsid w:val="09812E23"/>
    <w:rsid w:val="098AED60"/>
    <w:rsid w:val="0992125C"/>
    <w:rsid w:val="099C17C5"/>
    <w:rsid w:val="099E9668"/>
    <w:rsid w:val="09B43B68"/>
    <w:rsid w:val="09B58D2C"/>
    <w:rsid w:val="09BC1E80"/>
    <w:rsid w:val="09CCC955"/>
    <w:rsid w:val="09DE736B"/>
    <w:rsid w:val="09E272FB"/>
    <w:rsid w:val="09F900AB"/>
    <w:rsid w:val="0A04CFF8"/>
    <w:rsid w:val="0A08B8E5"/>
    <w:rsid w:val="0A0C2928"/>
    <w:rsid w:val="0A15B13A"/>
    <w:rsid w:val="0A2674E2"/>
    <w:rsid w:val="0A2E4C3D"/>
    <w:rsid w:val="0A3E13F0"/>
    <w:rsid w:val="0A4791D3"/>
    <w:rsid w:val="0A5096FB"/>
    <w:rsid w:val="0A5623D8"/>
    <w:rsid w:val="0A684534"/>
    <w:rsid w:val="0A77DAB7"/>
    <w:rsid w:val="0A9C6FBE"/>
    <w:rsid w:val="0AA956AE"/>
    <w:rsid w:val="0AAEA03A"/>
    <w:rsid w:val="0AB40389"/>
    <w:rsid w:val="0AB63A67"/>
    <w:rsid w:val="0ADEA93F"/>
    <w:rsid w:val="0AF20A5B"/>
    <w:rsid w:val="0AF68047"/>
    <w:rsid w:val="0AFC6ADE"/>
    <w:rsid w:val="0B2CD6D3"/>
    <w:rsid w:val="0B31BBD1"/>
    <w:rsid w:val="0B33CF71"/>
    <w:rsid w:val="0B33E59C"/>
    <w:rsid w:val="0B36FAB0"/>
    <w:rsid w:val="0B4B6AB2"/>
    <w:rsid w:val="0B4F8672"/>
    <w:rsid w:val="0B626C1D"/>
    <w:rsid w:val="0B6909A8"/>
    <w:rsid w:val="0B789B05"/>
    <w:rsid w:val="0B8D65CE"/>
    <w:rsid w:val="0B9173EB"/>
    <w:rsid w:val="0BA37810"/>
    <w:rsid w:val="0BAC54B2"/>
    <w:rsid w:val="0BADCD13"/>
    <w:rsid w:val="0BB4646B"/>
    <w:rsid w:val="0BB46CFF"/>
    <w:rsid w:val="0BD60D68"/>
    <w:rsid w:val="0BDD3EA0"/>
    <w:rsid w:val="0BF2C402"/>
    <w:rsid w:val="0BFA4BE6"/>
    <w:rsid w:val="0C0A3C22"/>
    <w:rsid w:val="0C0F3AB9"/>
    <w:rsid w:val="0C152773"/>
    <w:rsid w:val="0C22358F"/>
    <w:rsid w:val="0C2E5045"/>
    <w:rsid w:val="0C3739A4"/>
    <w:rsid w:val="0C37DA0C"/>
    <w:rsid w:val="0C4E4F21"/>
    <w:rsid w:val="0C4F3311"/>
    <w:rsid w:val="0C5D6644"/>
    <w:rsid w:val="0C7A1792"/>
    <w:rsid w:val="0C7BB697"/>
    <w:rsid w:val="0C86276A"/>
    <w:rsid w:val="0C9C1A34"/>
    <w:rsid w:val="0C9E4C32"/>
    <w:rsid w:val="0CA479CB"/>
    <w:rsid w:val="0CB06DF8"/>
    <w:rsid w:val="0CB6459F"/>
    <w:rsid w:val="0CBCBB39"/>
    <w:rsid w:val="0CC80D56"/>
    <w:rsid w:val="0CCC4356"/>
    <w:rsid w:val="0CCD0584"/>
    <w:rsid w:val="0CE34321"/>
    <w:rsid w:val="0CE75AF1"/>
    <w:rsid w:val="0CEC4458"/>
    <w:rsid w:val="0D016A27"/>
    <w:rsid w:val="0D023CA8"/>
    <w:rsid w:val="0D05FAF1"/>
    <w:rsid w:val="0D0C947A"/>
    <w:rsid w:val="0D1C9F3C"/>
    <w:rsid w:val="0D1F0FE2"/>
    <w:rsid w:val="0D2F5505"/>
    <w:rsid w:val="0D6C7CA2"/>
    <w:rsid w:val="0D73C850"/>
    <w:rsid w:val="0D75B5C9"/>
    <w:rsid w:val="0D7782AF"/>
    <w:rsid w:val="0D788B3D"/>
    <w:rsid w:val="0D806E1A"/>
    <w:rsid w:val="0D87A3F7"/>
    <w:rsid w:val="0D8E122D"/>
    <w:rsid w:val="0D902D68"/>
    <w:rsid w:val="0D925309"/>
    <w:rsid w:val="0D9E2A90"/>
    <w:rsid w:val="0DB3A821"/>
    <w:rsid w:val="0DB8E948"/>
    <w:rsid w:val="0DD8726D"/>
    <w:rsid w:val="0DE540FB"/>
    <w:rsid w:val="0DFD5093"/>
    <w:rsid w:val="0E036186"/>
    <w:rsid w:val="0E0440FF"/>
    <w:rsid w:val="0E1357DB"/>
    <w:rsid w:val="0E1E696B"/>
    <w:rsid w:val="0E1F0445"/>
    <w:rsid w:val="0E2462CF"/>
    <w:rsid w:val="0E25E1CC"/>
    <w:rsid w:val="0E2CFA71"/>
    <w:rsid w:val="0E2FBCF8"/>
    <w:rsid w:val="0E350F6E"/>
    <w:rsid w:val="0E385726"/>
    <w:rsid w:val="0E4544EE"/>
    <w:rsid w:val="0E51B7D4"/>
    <w:rsid w:val="0E560777"/>
    <w:rsid w:val="0E609ADF"/>
    <w:rsid w:val="0E63AF5F"/>
    <w:rsid w:val="0E686567"/>
    <w:rsid w:val="0E68BFBA"/>
    <w:rsid w:val="0E6A2A3C"/>
    <w:rsid w:val="0E6D50BC"/>
    <w:rsid w:val="0E901C83"/>
    <w:rsid w:val="0E9F1B2F"/>
    <w:rsid w:val="0EABB6F5"/>
    <w:rsid w:val="0EF16C9A"/>
    <w:rsid w:val="0EF1E76C"/>
    <w:rsid w:val="0EF376E6"/>
    <w:rsid w:val="0EF70E4E"/>
    <w:rsid w:val="0EFD8E80"/>
    <w:rsid w:val="0F00A49B"/>
    <w:rsid w:val="0F1C1653"/>
    <w:rsid w:val="0F247178"/>
    <w:rsid w:val="0F294BFF"/>
    <w:rsid w:val="0F3012B2"/>
    <w:rsid w:val="0F33031E"/>
    <w:rsid w:val="0F33C93B"/>
    <w:rsid w:val="0F34954E"/>
    <w:rsid w:val="0F3BB1C2"/>
    <w:rsid w:val="0F43E6F0"/>
    <w:rsid w:val="0F4852DF"/>
    <w:rsid w:val="0F4C406F"/>
    <w:rsid w:val="0F548414"/>
    <w:rsid w:val="0F60C6BD"/>
    <w:rsid w:val="0F723B92"/>
    <w:rsid w:val="0F817BB8"/>
    <w:rsid w:val="0F82E25C"/>
    <w:rsid w:val="0F835D2E"/>
    <w:rsid w:val="0FAA24DD"/>
    <w:rsid w:val="0FAEE881"/>
    <w:rsid w:val="0FB10436"/>
    <w:rsid w:val="0FB83CA3"/>
    <w:rsid w:val="0FD5C7B3"/>
    <w:rsid w:val="0FDCA744"/>
    <w:rsid w:val="0FFE526D"/>
    <w:rsid w:val="0FFF7FC0"/>
    <w:rsid w:val="1002C914"/>
    <w:rsid w:val="10089536"/>
    <w:rsid w:val="100F49C5"/>
    <w:rsid w:val="1010DAC3"/>
    <w:rsid w:val="101A074E"/>
    <w:rsid w:val="10330B32"/>
    <w:rsid w:val="10339C06"/>
    <w:rsid w:val="1034BF63"/>
    <w:rsid w:val="10370469"/>
    <w:rsid w:val="10401E8A"/>
    <w:rsid w:val="1042969E"/>
    <w:rsid w:val="104B9671"/>
    <w:rsid w:val="10597FDB"/>
    <w:rsid w:val="1062ADBC"/>
    <w:rsid w:val="10694745"/>
    <w:rsid w:val="106F9420"/>
    <w:rsid w:val="108A5AAC"/>
    <w:rsid w:val="108CC229"/>
    <w:rsid w:val="108E5ECB"/>
    <w:rsid w:val="1099F5C9"/>
    <w:rsid w:val="1099F659"/>
    <w:rsid w:val="109C91A2"/>
    <w:rsid w:val="109E164A"/>
    <w:rsid w:val="10A0158F"/>
    <w:rsid w:val="10A5EA86"/>
    <w:rsid w:val="10AC42E4"/>
    <w:rsid w:val="10B07CF2"/>
    <w:rsid w:val="10B71AC5"/>
    <w:rsid w:val="10B88FD2"/>
    <w:rsid w:val="10BBC804"/>
    <w:rsid w:val="10BE6FD8"/>
    <w:rsid w:val="10C2FFE3"/>
    <w:rsid w:val="10C9D30E"/>
    <w:rsid w:val="10CBBE50"/>
    <w:rsid w:val="10D437BB"/>
    <w:rsid w:val="10DCA290"/>
    <w:rsid w:val="11007137"/>
    <w:rsid w:val="11098B44"/>
    <w:rsid w:val="110BE44F"/>
    <w:rsid w:val="111A9669"/>
    <w:rsid w:val="11290AC5"/>
    <w:rsid w:val="112D34B1"/>
    <w:rsid w:val="113DB2C1"/>
    <w:rsid w:val="113E0FEE"/>
    <w:rsid w:val="1142D8A8"/>
    <w:rsid w:val="1146563D"/>
    <w:rsid w:val="11489B1F"/>
    <w:rsid w:val="1159B950"/>
    <w:rsid w:val="1163865E"/>
    <w:rsid w:val="1163E1E2"/>
    <w:rsid w:val="11906211"/>
    <w:rsid w:val="1191C1BA"/>
    <w:rsid w:val="1195BF33"/>
    <w:rsid w:val="119F3C98"/>
    <w:rsid w:val="11AB6EED"/>
    <w:rsid w:val="11B1F97F"/>
    <w:rsid w:val="11B559F9"/>
    <w:rsid w:val="11BCFB61"/>
    <w:rsid w:val="11C0FEAF"/>
    <w:rsid w:val="11C675DD"/>
    <w:rsid w:val="11CB5B86"/>
    <w:rsid w:val="11CB7E4F"/>
    <w:rsid w:val="11CEADB1"/>
    <w:rsid w:val="11CF2883"/>
    <w:rsid w:val="11D37EA4"/>
    <w:rsid w:val="11D70A76"/>
    <w:rsid w:val="11F05C6D"/>
    <w:rsid w:val="11FBAB33"/>
    <w:rsid w:val="11FDF2E8"/>
    <w:rsid w:val="12019F80"/>
    <w:rsid w:val="120FC110"/>
    <w:rsid w:val="1224D4F7"/>
    <w:rsid w:val="1232A1D9"/>
    <w:rsid w:val="123C4D60"/>
    <w:rsid w:val="12523708"/>
    <w:rsid w:val="125984F8"/>
    <w:rsid w:val="1266990D"/>
    <w:rsid w:val="126AF9E5"/>
    <w:rsid w:val="1273CE8C"/>
    <w:rsid w:val="127E3AF2"/>
    <w:rsid w:val="127F6EAD"/>
    <w:rsid w:val="1280F3D9"/>
    <w:rsid w:val="128A23BC"/>
    <w:rsid w:val="128DC305"/>
    <w:rsid w:val="128E2F22"/>
    <w:rsid w:val="129223A2"/>
    <w:rsid w:val="12A0CABF"/>
    <w:rsid w:val="12A101AD"/>
    <w:rsid w:val="12A51A62"/>
    <w:rsid w:val="12C407A9"/>
    <w:rsid w:val="12CAB766"/>
    <w:rsid w:val="12DFE2E2"/>
    <w:rsid w:val="12E56124"/>
    <w:rsid w:val="12EBC093"/>
    <w:rsid w:val="12EC67CE"/>
    <w:rsid w:val="12FBF754"/>
    <w:rsid w:val="12FE56B0"/>
    <w:rsid w:val="1309A051"/>
    <w:rsid w:val="130A850A"/>
    <w:rsid w:val="131B0B0C"/>
    <w:rsid w:val="1324DBB2"/>
    <w:rsid w:val="133181CB"/>
    <w:rsid w:val="13339034"/>
    <w:rsid w:val="1333ACDA"/>
    <w:rsid w:val="13440C55"/>
    <w:rsid w:val="1344E7B1"/>
    <w:rsid w:val="1371DF59"/>
    <w:rsid w:val="137678BA"/>
    <w:rsid w:val="13785EEA"/>
    <w:rsid w:val="1387C676"/>
    <w:rsid w:val="1396B066"/>
    <w:rsid w:val="139EAFE4"/>
    <w:rsid w:val="13A3763C"/>
    <w:rsid w:val="13A92D20"/>
    <w:rsid w:val="13AC74FA"/>
    <w:rsid w:val="13B77F88"/>
    <w:rsid w:val="13BF6025"/>
    <w:rsid w:val="13C4F7D1"/>
    <w:rsid w:val="13C837BC"/>
    <w:rsid w:val="13CCA405"/>
    <w:rsid w:val="13CFF977"/>
    <w:rsid w:val="13D49479"/>
    <w:rsid w:val="13F20C82"/>
    <w:rsid w:val="13FD4F9A"/>
    <w:rsid w:val="13FE67A9"/>
    <w:rsid w:val="140194B9"/>
    <w:rsid w:val="1406F162"/>
    <w:rsid w:val="1414F4F8"/>
    <w:rsid w:val="142BD487"/>
    <w:rsid w:val="142BFDE0"/>
    <w:rsid w:val="14331AFE"/>
    <w:rsid w:val="14406A5E"/>
    <w:rsid w:val="1449BD42"/>
    <w:rsid w:val="144FC547"/>
    <w:rsid w:val="14656442"/>
    <w:rsid w:val="146708EC"/>
    <w:rsid w:val="14673FDA"/>
    <w:rsid w:val="14693E93"/>
    <w:rsid w:val="146E0308"/>
    <w:rsid w:val="1470E2C2"/>
    <w:rsid w:val="147AE118"/>
    <w:rsid w:val="148425E2"/>
    <w:rsid w:val="1485E01D"/>
    <w:rsid w:val="148B011E"/>
    <w:rsid w:val="14938FB9"/>
    <w:rsid w:val="1498C83E"/>
    <w:rsid w:val="149C4C5C"/>
    <w:rsid w:val="14A31636"/>
    <w:rsid w:val="14A76C54"/>
    <w:rsid w:val="14B08359"/>
    <w:rsid w:val="14B33620"/>
    <w:rsid w:val="14BA1384"/>
    <w:rsid w:val="14C0C00C"/>
    <w:rsid w:val="14D8340F"/>
    <w:rsid w:val="14DA74D5"/>
    <w:rsid w:val="14E5F7A9"/>
    <w:rsid w:val="14EE5329"/>
    <w:rsid w:val="14F89F71"/>
    <w:rsid w:val="14FF671B"/>
    <w:rsid w:val="1500A8A2"/>
    <w:rsid w:val="1505B6FB"/>
    <w:rsid w:val="1514429D"/>
    <w:rsid w:val="151CBD2D"/>
    <w:rsid w:val="15234E8B"/>
    <w:rsid w:val="152DC7E2"/>
    <w:rsid w:val="15373A39"/>
    <w:rsid w:val="1538BFD7"/>
    <w:rsid w:val="153B4A8E"/>
    <w:rsid w:val="15555C9C"/>
    <w:rsid w:val="155CBDA2"/>
    <w:rsid w:val="15604FF2"/>
    <w:rsid w:val="15631696"/>
    <w:rsid w:val="156CA8C6"/>
    <w:rsid w:val="1576830E"/>
    <w:rsid w:val="158CAF81"/>
    <w:rsid w:val="15C4A511"/>
    <w:rsid w:val="15EE6CB0"/>
    <w:rsid w:val="15F5030D"/>
    <w:rsid w:val="15FC1FCF"/>
    <w:rsid w:val="15FC8AF1"/>
    <w:rsid w:val="160412D5"/>
    <w:rsid w:val="160E9011"/>
    <w:rsid w:val="162EF732"/>
    <w:rsid w:val="1647B396"/>
    <w:rsid w:val="1647FF88"/>
    <w:rsid w:val="164AFB78"/>
    <w:rsid w:val="165E5CB6"/>
    <w:rsid w:val="16647260"/>
    <w:rsid w:val="16721997"/>
    <w:rsid w:val="167C2986"/>
    <w:rsid w:val="1698A1CD"/>
    <w:rsid w:val="16993CA5"/>
    <w:rsid w:val="16ADCC27"/>
    <w:rsid w:val="16D27655"/>
    <w:rsid w:val="16D7422D"/>
    <w:rsid w:val="16DE6D77"/>
    <w:rsid w:val="16E144E4"/>
    <w:rsid w:val="16E74799"/>
    <w:rsid w:val="16E79277"/>
    <w:rsid w:val="16E8EFB2"/>
    <w:rsid w:val="16FE4E47"/>
    <w:rsid w:val="16FE6013"/>
    <w:rsid w:val="16FF8A02"/>
    <w:rsid w:val="16FFB7BB"/>
    <w:rsid w:val="171294FE"/>
    <w:rsid w:val="17183711"/>
    <w:rsid w:val="171A37BD"/>
    <w:rsid w:val="1727BD0F"/>
    <w:rsid w:val="172B4DFC"/>
    <w:rsid w:val="17357036"/>
    <w:rsid w:val="174158C8"/>
    <w:rsid w:val="17538109"/>
    <w:rsid w:val="175C6266"/>
    <w:rsid w:val="175D3E94"/>
    <w:rsid w:val="175E4B45"/>
    <w:rsid w:val="176166F9"/>
    <w:rsid w:val="176EFFD0"/>
    <w:rsid w:val="1777A7A8"/>
    <w:rsid w:val="1778A82B"/>
    <w:rsid w:val="17950CE6"/>
    <w:rsid w:val="1797549B"/>
    <w:rsid w:val="1798AEC4"/>
    <w:rsid w:val="179E7BF5"/>
    <w:rsid w:val="17A1F618"/>
    <w:rsid w:val="17B2D267"/>
    <w:rsid w:val="17D58211"/>
    <w:rsid w:val="17EAC7F7"/>
    <w:rsid w:val="17F8EFD9"/>
    <w:rsid w:val="17FCFF96"/>
    <w:rsid w:val="18003861"/>
    <w:rsid w:val="18080B41"/>
    <w:rsid w:val="180AC303"/>
    <w:rsid w:val="180BF33E"/>
    <w:rsid w:val="1812B17F"/>
    <w:rsid w:val="181EEF31"/>
    <w:rsid w:val="1825390A"/>
    <w:rsid w:val="182D566E"/>
    <w:rsid w:val="182D8FBA"/>
    <w:rsid w:val="1844C2FB"/>
    <w:rsid w:val="184560FB"/>
    <w:rsid w:val="185AE9AE"/>
    <w:rsid w:val="185EBB21"/>
    <w:rsid w:val="1864D12C"/>
    <w:rsid w:val="186FEB60"/>
    <w:rsid w:val="1870FDED"/>
    <w:rsid w:val="1873104D"/>
    <w:rsid w:val="1873EA9F"/>
    <w:rsid w:val="1879126E"/>
    <w:rsid w:val="187A5E44"/>
    <w:rsid w:val="188BB041"/>
    <w:rsid w:val="1893DE37"/>
    <w:rsid w:val="18959E67"/>
    <w:rsid w:val="189C6714"/>
    <w:rsid w:val="18B00AE4"/>
    <w:rsid w:val="18B6DE93"/>
    <w:rsid w:val="18BC581E"/>
    <w:rsid w:val="18CF4434"/>
    <w:rsid w:val="18D3D6C0"/>
    <w:rsid w:val="18FE7A41"/>
    <w:rsid w:val="18FF45AA"/>
    <w:rsid w:val="19061008"/>
    <w:rsid w:val="19068EF1"/>
    <w:rsid w:val="190CDA7D"/>
    <w:rsid w:val="192DBCAC"/>
    <w:rsid w:val="192F1550"/>
    <w:rsid w:val="194AA7B4"/>
    <w:rsid w:val="1958481C"/>
    <w:rsid w:val="19644087"/>
    <w:rsid w:val="19675D0C"/>
    <w:rsid w:val="1971E2BF"/>
    <w:rsid w:val="1972C238"/>
    <w:rsid w:val="1979C9A6"/>
    <w:rsid w:val="19824B99"/>
    <w:rsid w:val="19872A17"/>
    <w:rsid w:val="198791D0"/>
    <w:rsid w:val="198AA57A"/>
    <w:rsid w:val="198D51D6"/>
    <w:rsid w:val="19AAC9D6"/>
    <w:rsid w:val="19B70C7F"/>
    <w:rsid w:val="19C2FFB1"/>
    <w:rsid w:val="19C488B0"/>
    <w:rsid w:val="19CB3BB3"/>
    <w:rsid w:val="19E4202C"/>
    <w:rsid w:val="19ECA731"/>
    <w:rsid w:val="19F0EEBA"/>
    <w:rsid w:val="19F19C5D"/>
    <w:rsid w:val="19F3C550"/>
    <w:rsid w:val="1A0733CD"/>
    <w:rsid w:val="1A1BAA5D"/>
    <w:rsid w:val="1A1E2D95"/>
    <w:rsid w:val="1A269B9D"/>
    <w:rsid w:val="1A379C7A"/>
    <w:rsid w:val="1A3DBD04"/>
    <w:rsid w:val="1A433E8C"/>
    <w:rsid w:val="1A4BBE9F"/>
    <w:rsid w:val="1A5CA125"/>
    <w:rsid w:val="1A60FC00"/>
    <w:rsid w:val="1A658F87"/>
    <w:rsid w:val="1A6E4B66"/>
    <w:rsid w:val="1A77288A"/>
    <w:rsid w:val="1A896D97"/>
    <w:rsid w:val="1A908E50"/>
    <w:rsid w:val="1A999A1B"/>
    <w:rsid w:val="1A9DF9B2"/>
    <w:rsid w:val="1AC3054D"/>
    <w:rsid w:val="1AC8090E"/>
    <w:rsid w:val="1ACF47F6"/>
    <w:rsid w:val="1AE0195E"/>
    <w:rsid w:val="1AEAAC75"/>
    <w:rsid w:val="1AFAE29D"/>
    <w:rsid w:val="1B00F1F8"/>
    <w:rsid w:val="1B06C2B4"/>
    <w:rsid w:val="1B139CD5"/>
    <w:rsid w:val="1B249DBE"/>
    <w:rsid w:val="1B2DA898"/>
    <w:rsid w:val="1B35EDF5"/>
    <w:rsid w:val="1B44BD67"/>
    <w:rsid w:val="1B523868"/>
    <w:rsid w:val="1B61FDBB"/>
    <w:rsid w:val="1B6654B5"/>
    <w:rsid w:val="1B67EA51"/>
    <w:rsid w:val="1B7B6880"/>
    <w:rsid w:val="1B80F327"/>
    <w:rsid w:val="1B85CEAF"/>
    <w:rsid w:val="1B89400B"/>
    <w:rsid w:val="1B8DD165"/>
    <w:rsid w:val="1B957D96"/>
    <w:rsid w:val="1BB0CDC5"/>
    <w:rsid w:val="1BB31BA8"/>
    <w:rsid w:val="1BC11926"/>
    <w:rsid w:val="1BCBCCB8"/>
    <w:rsid w:val="1BCD71FA"/>
    <w:rsid w:val="1BD65A8F"/>
    <w:rsid w:val="1BF2E798"/>
    <w:rsid w:val="1BF38297"/>
    <w:rsid w:val="1BF60EC6"/>
    <w:rsid w:val="1C07FC89"/>
    <w:rsid w:val="1C0F2B90"/>
    <w:rsid w:val="1C0FFAC1"/>
    <w:rsid w:val="1C2434BD"/>
    <w:rsid w:val="1C2DD860"/>
    <w:rsid w:val="1C321629"/>
    <w:rsid w:val="1C3F412D"/>
    <w:rsid w:val="1C3F666B"/>
    <w:rsid w:val="1C483C31"/>
    <w:rsid w:val="1C4E5362"/>
    <w:rsid w:val="1C51323F"/>
    <w:rsid w:val="1C63F51A"/>
    <w:rsid w:val="1C6A6534"/>
    <w:rsid w:val="1C72ADA1"/>
    <w:rsid w:val="1C7EBBA6"/>
    <w:rsid w:val="1C7F3678"/>
    <w:rsid w:val="1C86FFFD"/>
    <w:rsid w:val="1C8C4854"/>
    <w:rsid w:val="1C9D1B08"/>
    <w:rsid w:val="1CA20BEE"/>
    <w:rsid w:val="1CA87CCA"/>
    <w:rsid w:val="1CBE4709"/>
    <w:rsid w:val="1CC36908"/>
    <w:rsid w:val="1CC4B52F"/>
    <w:rsid w:val="1CD3CA0F"/>
    <w:rsid w:val="1CD7F7F4"/>
    <w:rsid w:val="1CDD16E8"/>
    <w:rsid w:val="1CE2546D"/>
    <w:rsid w:val="1CF94628"/>
    <w:rsid w:val="1D0438F7"/>
    <w:rsid w:val="1D097A48"/>
    <w:rsid w:val="1D0E4A3D"/>
    <w:rsid w:val="1D2C0905"/>
    <w:rsid w:val="1D39EF4A"/>
    <w:rsid w:val="1D3B48BA"/>
    <w:rsid w:val="1D3BD04E"/>
    <w:rsid w:val="1D40FF9E"/>
    <w:rsid w:val="1D614E5A"/>
    <w:rsid w:val="1D6187A6"/>
    <w:rsid w:val="1D63F302"/>
    <w:rsid w:val="1D6A2D22"/>
    <w:rsid w:val="1D7476D7"/>
    <w:rsid w:val="1D7D1780"/>
    <w:rsid w:val="1D92B8D7"/>
    <w:rsid w:val="1D99C927"/>
    <w:rsid w:val="1DA17B60"/>
    <w:rsid w:val="1DAE1111"/>
    <w:rsid w:val="1DAF235B"/>
    <w:rsid w:val="1DC0EB12"/>
    <w:rsid w:val="1DCC5140"/>
    <w:rsid w:val="1DE0E735"/>
    <w:rsid w:val="1DF57406"/>
    <w:rsid w:val="1DF75CE8"/>
    <w:rsid w:val="1DF8D50F"/>
    <w:rsid w:val="1DF9BBFE"/>
    <w:rsid w:val="1DFEACB6"/>
    <w:rsid w:val="1DFF72E2"/>
    <w:rsid w:val="1E080938"/>
    <w:rsid w:val="1E1368CA"/>
    <w:rsid w:val="1E14C369"/>
    <w:rsid w:val="1E15CB58"/>
    <w:rsid w:val="1E16DD87"/>
    <w:rsid w:val="1E274565"/>
    <w:rsid w:val="1E29E0AE"/>
    <w:rsid w:val="1E2AB58F"/>
    <w:rsid w:val="1E2EB3EF"/>
    <w:rsid w:val="1E2FDDE4"/>
    <w:rsid w:val="1E4469D1"/>
    <w:rsid w:val="1E4B7B00"/>
    <w:rsid w:val="1E4BB791"/>
    <w:rsid w:val="1E6E2E14"/>
    <w:rsid w:val="1E7EB9A7"/>
    <w:rsid w:val="1E8D531C"/>
    <w:rsid w:val="1E9757C3"/>
    <w:rsid w:val="1E9BD8BA"/>
    <w:rsid w:val="1EA55EAF"/>
    <w:rsid w:val="1EA5F751"/>
    <w:rsid w:val="1EB22BC6"/>
    <w:rsid w:val="1EB57C5D"/>
    <w:rsid w:val="1EBB5670"/>
    <w:rsid w:val="1EBD0ACA"/>
    <w:rsid w:val="1EBECA1F"/>
    <w:rsid w:val="1ED16420"/>
    <w:rsid w:val="1EEC81D7"/>
    <w:rsid w:val="1EFDB216"/>
    <w:rsid w:val="1F11F775"/>
    <w:rsid w:val="1F124071"/>
    <w:rsid w:val="1F1759B6"/>
    <w:rsid w:val="1F18DCB3"/>
    <w:rsid w:val="1F1F6293"/>
    <w:rsid w:val="1F3B253E"/>
    <w:rsid w:val="1F42A905"/>
    <w:rsid w:val="1F4DE7FE"/>
    <w:rsid w:val="1F4E4DBB"/>
    <w:rsid w:val="1F530880"/>
    <w:rsid w:val="1F555035"/>
    <w:rsid w:val="1F56EE64"/>
    <w:rsid w:val="1F66598A"/>
    <w:rsid w:val="1F8BBC84"/>
    <w:rsid w:val="1FAEF12A"/>
    <w:rsid w:val="1FAEF605"/>
    <w:rsid w:val="1FCE19A7"/>
    <w:rsid w:val="1FD09B9B"/>
    <w:rsid w:val="1FD54641"/>
    <w:rsid w:val="1FD8D311"/>
    <w:rsid w:val="1FF5204D"/>
    <w:rsid w:val="1FF843B7"/>
    <w:rsid w:val="2013C379"/>
    <w:rsid w:val="20288A25"/>
    <w:rsid w:val="20473AB2"/>
    <w:rsid w:val="2051B7EE"/>
    <w:rsid w:val="2052D0B3"/>
    <w:rsid w:val="205ADE01"/>
    <w:rsid w:val="2062B433"/>
    <w:rsid w:val="2062C993"/>
    <w:rsid w:val="206507A9"/>
    <w:rsid w:val="20680F2E"/>
    <w:rsid w:val="20711855"/>
    <w:rsid w:val="208D302C"/>
    <w:rsid w:val="2091DAC0"/>
    <w:rsid w:val="209BC86A"/>
    <w:rsid w:val="20A4B9DA"/>
    <w:rsid w:val="20A9FE98"/>
    <w:rsid w:val="20ABA090"/>
    <w:rsid w:val="20ADC1B0"/>
    <w:rsid w:val="20C0DF40"/>
    <w:rsid w:val="20C7D1F5"/>
    <w:rsid w:val="20C85490"/>
    <w:rsid w:val="20C913CC"/>
    <w:rsid w:val="20D13328"/>
    <w:rsid w:val="20D8BD8C"/>
    <w:rsid w:val="20DED792"/>
    <w:rsid w:val="20F31CF1"/>
    <w:rsid w:val="20F5814C"/>
    <w:rsid w:val="20F86B11"/>
    <w:rsid w:val="20FE786D"/>
    <w:rsid w:val="2109667D"/>
    <w:rsid w:val="210E0085"/>
    <w:rsid w:val="21226F2D"/>
    <w:rsid w:val="2128249F"/>
    <w:rsid w:val="212F8269"/>
    <w:rsid w:val="21338F9B"/>
    <w:rsid w:val="214CA8B6"/>
    <w:rsid w:val="21574B76"/>
    <w:rsid w:val="21645927"/>
    <w:rsid w:val="216699D5"/>
    <w:rsid w:val="217006DF"/>
    <w:rsid w:val="217893EE"/>
    <w:rsid w:val="219AF46C"/>
    <w:rsid w:val="219E050A"/>
    <w:rsid w:val="21C9901D"/>
    <w:rsid w:val="21CC7DFF"/>
    <w:rsid w:val="21D5D43D"/>
    <w:rsid w:val="21F1C816"/>
    <w:rsid w:val="21F71525"/>
    <w:rsid w:val="21FB6927"/>
    <w:rsid w:val="221061C0"/>
    <w:rsid w:val="223FB36E"/>
    <w:rsid w:val="2246E5BC"/>
    <w:rsid w:val="2247DD62"/>
    <w:rsid w:val="224882A7"/>
    <w:rsid w:val="225D5D9D"/>
    <w:rsid w:val="225DA11D"/>
    <w:rsid w:val="2264270C"/>
    <w:rsid w:val="226ABD78"/>
    <w:rsid w:val="22734363"/>
    <w:rsid w:val="22819EDA"/>
    <w:rsid w:val="22823DE1"/>
    <w:rsid w:val="22963E48"/>
    <w:rsid w:val="22A5503F"/>
    <w:rsid w:val="22A80A1C"/>
    <w:rsid w:val="22A8A80F"/>
    <w:rsid w:val="22CB5C21"/>
    <w:rsid w:val="22DA7681"/>
    <w:rsid w:val="22DC84EA"/>
    <w:rsid w:val="22DD8109"/>
    <w:rsid w:val="2320B1F2"/>
    <w:rsid w:val="23253394"/>
    <w:rsid w:val="233BC793"/>
    <w:rsid w:val="234307C5"/>
    <w:rsid w:val="2355A001"/>
    <w:rsid w:val="23594930"/>
    <w:rsid w:val="235C5B2E"/>
    <w:rsid w:val="2362BD61"/>
    <w:rsid w:val="2363B041"/>
    <w:rsid w:val="23699530"/>
    <w:rsid w:val="23846B1A"/>
    <w:rsid w:val="2388CA72"/>
    <w:rsid w:val="23907E64"/>
    <w:rsid w:val="2390ADC3"/>
    <w:rsid w:val="239515EF"/>
    <w:rsid w:val="239E1188"/>
    <w:rsid w:val="23AB744F"/>
    <w:rsid w:val="23B86B16"/>
    <w:rsid w:val="23C9E356"/>
    <w:rsid w:val="23CC3D3C"/>
    <w:rsid w:val="23CE64DD"/>
    <w:rsid w:val="23DDE0B4"/>
    <w:rsid w:val="23E39798"/>
    <w:rsid w:val="23E76F4D"/>
    <w:rsid w:val="23E793A7"/>
    <w:rsid w:val="23EBCBD9"/>
    <w:rsid w:val="23ED29A6"/>
    <w:rsid w:val="23F0C8A9"/>
    <w:rsid w:val="23F61A0E"/>
    <w:rsid w:val="23FBC3B5"/>
    <w:rsid w:val="240D1F70"/>
    <w:rsid w:val="240DB223"/>
    <w:rsid w:val="2419450E"/>
    <w:rsid w:val="2421B446"/>
    <w:rsid w:val="242F360D"/>
    <w:rsid w:val="243DC56D"/>
    <w:rsid w:val="24484D41"/>
    <w:rsid w:val="245A626B"/>
    <w:rsid w:val="24600945"/>
    <w:rsid w:val="24626E37"/>
    <w:rsid w:val="246B457D"/>
    <w:rsid w:val="2470152C"/>
    <w:rsid w:val="24750D5A"/>
    <w:rsid w:val="24784269"/>
    <w:rsid w:val="2486B4DB"/>
    <w:rsid w:val="249006B7"/>
    <w:rsid w:val="249F7B26"/>
    <w:rsid w:val="24A2E575"/>
    <w:rsid w:val="24A51848"/>
    <w:rsid w:val="24D05E8C"/>
    <w:rsid w:val="24E513DE"/>
    <w:rsid w:val="24E5585D"/>
    <w:rsid w:val="24F47DFC"/>
    <w:rsid w:val="25097140"/>
    <w:rsid w:val="25170796"/>
    <w:rsid w:val="252B502F"/>
    <w:rsid w:val="25324AF8"/>
    <w:rsid w:val="25338B36"/>
    <w:rsid w:val="25402173"/>
    <w:rsid w:val="2548EA55"/>
    <w:rsid w:val="254C8C55"/>
    <w:rsid w:val="256A1F08"/>
    <w:rsid w:val="256A84A7"/>
    <w:rsid w:val="2582266B"/>
    <w:rsid w:val="2588B3BA"/>
    <w:rsid w:val="258BE190"/>
    <w:rsid w:val="258D1B18"/>
    <w:rsid w:val="258F959E"/>
    <w:rsid w:val="25ACFA68"/>
    <w:rsid w:val="25B61208"/>
    <w:rsid w:val="25B95FDE"/>
    <w:rsid w:val="25BC9320"/>
    <w:rsid w:val="25C0F6E6"/>
    <w:rsid w:val="25C85B28"/>
    <w:rsid w:val="25CA4222"/>
    <w:rsid w:val="25DDBD38"/>
    <w:rsid w:val="25DE066F"/>
    <w:rsid w:val="25E7C219"/>
    <w:rsid w:val="25FEBCF0"/>
    <w:rsid w:val="25FF0F89"/>
    <w:rsid w:val="26101229"/>
    <w:rsid w:val="266387C9"/>
    <w:rsid w:val="26653E81"/>
    <w:rsid w:val="266F3779"/>
    <w:rsid w:val="267A26EB"/>
    <w:rsid w:val="267A2A74"/>
    <w:rsid w:val="267C1637"/>
    <w:rsid w:val="268A0B94"/>
    <w:rsid w:val="269ED09D"/>
    <w:rsid w:val="26A3B443"/>
    <w:rsid w:val="26A56A86"/>
    <w:rsid w:val="26AA6841"/>
    <w:rsid w:val="26B32DEF"/>
    <w:rsid w:val="26BBF5B1"/>
    <w:rsid w:val="26C5892B"/>
    <w:rsid w:val="26C9E1A9"/>
    <w:rsid w:val="26E27D99"/>
    <w:rsid w:val="26F40E72"/>
    <w:rsid w:val="2700ECA0"/>
    <w:rsid w:val="27039F68"/>
    <w:rsid w:val="270CE0CD"/>
    <w:rsid w:val="270E33EB"/>
    <w:rsid w:val="2714E9FE"/>
    <w:rsid w:val="271C6245"/>
    <w:rsid w:val="2720E0C8"/>
    <w:rsid w:val="2724D8F2"/>
    <w:rsid w:val="2730D3E7"/>
    <w:rsid w:val="27313603"/>
    <w:rsid w:val="2737927D"/>
    <w:rsid w:val="274D66A5"/>
    <w:rsid w:val="2753EF84"/>
    <w:rsid w:val="277DD38C"/>
    <w:rsid w:val="278B47A8"/>
    <w:rsid w:val="27A2E0F4"/>
    <w:rsid w:val="27A6D518"/>
    <w:rsid w:val="27ADE7A4"/>
    <w:rsid w:val="27B77DF1"/>
    <w:rsid w:val="27C70986"/>
    <w:rsid w:val="27CE7978"/>
    <w:rsid w:val="27D35D42"/>
    <w:rsid w:val="27D8E66D"/>
    <w:rsid w:val="27DC1B83"/>
    <w:rsid w:val="27E84CE9"/>
    <w:rsid w:val="27ED352C"/>
    <w:rsid w:val="27FF3B94"/>
    <w:rsid w:val="27FF5087"/>
    <w:rsid w:val="2810612B"/>
    <w:rsid w:val="28169CDC"/>
    <w:rsid w:val="28185431"/>
    <w:rsid w:val="281D628A"/>
    <w:rsid w:val="28230343"/>
    <w:rsid w:val="28266297"/>
    <w:rsid w:val="28346E22"/>
    <w:rsid w:val="283A06F3"/>
    <w:rsid w:val="283EFFA6"/>
    <w:rsid w:val="2844B3C0"/>
    <w:rsid w:val="2848D2F0"/>
    <w:rsid w:val="28581DFC"/>
    <w:rsid w:val="2867DB5B"/>
    <w:rsid w:val="2867FA32"/>
    <w:rsid w:val="286DFA12"/>
    <w:rsid w:val="287056F7"/>
    <w:rsid w:val="287927AD"/>
    <w:rsid w:val="287F6A5D"/>
    <w:rsid w:val="2897ED0C"/>
    <w:rsid w:val="28A7D52E"/>
    <w:rsid w:val="28ADA9CA"/>
    <w:rsid w:val="28AEA57B"/>
    <w:rsid w:val="28AEADDD"/>
    <w:rsid w:val="28B1B0B0"/>
    <w:rsid w:val="28B9E83A"/>
    <w:rsid w:val="28BD2541"/>
    <w:rsid w:val="28DFEE83"/>
    <w:rsid w:val="28FB8F70"/>
    <w:rsid w:val="28FC0A42"/>
    <w:rsid w:val="2908149A"/>
    <w:rsid w:val="290EF48A"/>
    <w:rsid w:val="29279BDC"/>
    <w:rsid w:val="294AD118"/>
    <w:rsid w:val="294F686E"/>
    <w:rsid w:val="2952547B"/>
    <w:rsid w:val="2960B553"/>
    <w:rsid w:val="2960DD52"/>
    <w:rsid w:val="2974E487"/>
    <w:rsid w:val="297C1DEF"/>
    <w:rsid w:val="297C54C0"/>
    <w:rsid w:val="2980F55A"/>
    <w:rsid w:val="29961AF6"/>
    <w:rsid w:val="29998A5C"/>
    <w:rsid w:val="299C4BE8"/>
    <w:rsid w:val="29A4937D"/>
    <w:rsid w:val="29AAFC5B"/>
    <w:rsid w:val="29B2BD51"/>
    <w:rsid w:val="29C821F0"/>
    <w:rsid w:val="29CCB577"/>
    <w:rsid w:val="29CEC17C"/>
    <w:rsid w:val="29DA1138"/>
    <w:rsid w:val="29ED000F"/>
    <w:rsid w:val="29F73FA2"/>
    <w:rsid w:val="29FBDA82"/>
    <w:rsid w:val="2A16CBD2"/>
    <w:rsid w:val="2A181D71"/>
    <w:rsid w:val="2A1E508D"/>
    <w:rsid w:val="2A1EC41D"/>
    <w:rsid w:val="2A2CA7AC"/>
    <w:rsid w:val="2A2E28CE"/>
    <w:rsid w:val="2A366DE6"/>
    <w:rsid w:val="2A420061"/>
    <w:rsid w:val="2A44BE19"/>
    <w:rsid w:val="2A473208"/>
    <w:rsid w:val="2A513472"/>
    <w:rsid w:val="2A54A45B"/>
    <w:rsid w:val="2A5A11F0"/>
    <w:rsid w:val="2A605C28"/>
    <w:rsid w:val="2A6DC1AE"/>
    <w:rsid w:val="2A79EEC0"/>
    <w:rsid w:val="2A7C117D"/>
    <w:rsid w:val="2A7EBD67"/>
    <w:rsid w:val="2A8DE3CC"/>
    <w:rsid w:val="2A935623"/>
    <w:rsid w:val="2A9FF9FF"/>
    <w:rsid w:val="2AA7C54D"/>
    <w:rsid w:val="2AAC2D16"/>
    <w:rsid w:val="2AB3AC31"/>
    <w:rsid w:val="2AB45979"/>
    <w:rsid w:val="2AB4CC3E"/>
    <w:rsid w:val="2ABA02ED"/>
    <w:rsid w:val="2AC8F5F2"/>
    <w:rsid w:val="2ACB6F7D"/>
    <w:rsid w:val="2AD0F390"/>
    <w:rsid w:val="2AD5A39A"/>
    <w:rsid w:val="2AE12D15"/>
    <w:rsid w:val="2AE1E666"/>
    <w:rsid w:val="2AE265AE"/>
    <w:rsid w:val="2AE4F0EE"/>
    <w:rsid w:val="2AFE0C9B"/>
    <w:rsid w:val="2B00445A"/>
    <w:rsid w:val="2B0657B5"/>
    <w:rsid w:val="2B07D9BA"/>
    <w:rsid w:val="2B0A668C"/>
    <w:rsid w:val="2B15159E"/>
    <w:rsid w:val="2B206173"/>
    <w:rsid w:val="2B2937BD"/>
    <w:rsid w:val="2B2CAA8D"/>
    <w:rsid w:val="2B2D9BEB"/>
    <w:rsid w:val="2B40E048"/>
    <w:rsid w:val="2B53324C"/>
    <w:rsid w:val="2B564834"/>
    <w:rsid w:val="2B58D722"/>
    <w:rsid w:val="2B5BF3B8"/>
    <w:rsid w:val="2B5FF6A8"/>
    <w:rsid w:val="2B6DD664"/>
    <w:rsid w:val="2B732957"/>
    <w:rsid w:val="2B73F00F"/>
    <w:rsid w:val="2B78450A"/>
    <w:rsid w:val="2B82C935"/>
    <w:rsid w:val="2B8A1592"/>
    <w:rsid w:val="2B933F79"/>
    <w:rsid w:val="2B966D6B"/>
    <w:rsid w:val="2B9EE6D6"/>
    <w:rsid w:val="2BA74006"/>
    <w:rsid w:val="2BADB2DD"/>
    <w:rsid w:val="2BCE62FB"/>
    <w:rsid w:val="2BDC6240"/>
    <w:rsid w:val="2BED697A"/>
    <w:rsid w:val="2C0A02E4"/>
    <w:rsid w:val="2C0ABD0D"/>
    <w:rsid w:val="2C0E40C5"/>
    <w:rsid w:val="2C12DF18"/>
    <w:rsid w:val="2C146817"/>
    <w:rsid w:val="2C19A75A"/>
    <w:rsid w:val="2C1F3CDB"/>
    <w:rsid w:val="2C326069"/>
    <w:rsid w:val="2C327D0F"/>
    <w:rsid w:val="2C372A46"/>
    <w:rsid w:val="2C3E8A10"/>
    <w:rsid w:val="2C493161"/>
    <w:rsid w:val="2C4EFE47"/>
    <w:rsid w:val="2C4FEA5A"/>
    <w:rsid w:val="2C4FEA5B"/>
    <w:rsid w:val="2C4FF804"/>
    <w:rsid w:val="2C5B780D"/>
    <w:rsid w:val="2C637524"/>
    <w:rsid w:val="2C640285"/>
    <w:rsid w:val="2C69F11A"/>
    <w:rsid w:val="2C71CD4B"/>
    <w:rsid w:val="2C7979B8"/>
    <w:rsid w:val="2C79D0E3"/>
    <w:rsid w:val="2C837D5B"/>
    <w:rsid w:val="2C8E6BF8"/>
    <w:rsid w:val="2C96A5D8"/>
    <w:rsid w:val="2CA33C70"/>
    <w:rsid w:val="2CA9E711"/>
    <w:rsid w:val="2CAAA898"/>
    <w:rsid w:val="2CB5E9C0"/>
    <w:rsid w:val="2CCBA1F3"/>
    <w:rsid w:val="2CDC3A9F"/>
    <w:rsid w:val="2CF17787"/>
    <w:rsid w:val="2D02D063"/>
    <w:rsid w:val="2D1EDF5C"/>
    <w:rsid w:val="2D21CF00"/>
    <w:rsid w:val="2D2666A3"/>
    <w:rsid w:val="2D2F37AB"/>
    <w:rsid w:val="2D31B1E7"/>
    <w:rsid w:val="2D32CAAC"/>
    <w:rsid w:val="2D350BE6"/>
    <w:rsid w:val="2D46E4B0"/>
    <w:rsid w:val="2D49735F"/>
    <w:rsid w:val="2D497466"/>
    <w:rsid w:val="2D4B16B2"/>
    <w:rsid w:val="2D5C6F19"/>
    <w:rsid w:val="2D5C782C"/>
    <w:rsid w:val="2D62DF28"/>
    <w:rsid w:val="2D67204B"/>
    <w:rsid w:val="2D72D405"/>
    <w:rsid w:val="2D8406EA"/>
    <w:rsid w:val="2D8B34A0"/>
    <w:rsid w:val="2D8C441B"/>
    <w:rsid w:val="2D90E93F"/>
    <w:rsid w:val="2D977108"/>
    <w:rsid w:val="2DA3361E"/>
    <w:rsid w:val="2DA839DF"/>
    <w:rsid w:val="2DBA7750"/>
    <w:rsid w:val="2DBBB0D8"/>
    <w:rsid w:val="2DCCBFED"/>
    <w:rsid w:val="2DD20F45"/>
    <w:rsid w:val="2DD3F8C1"/>
    <w:rsid w:val="2DE6B9D1"/>
    <w:rsid w:val="2DF088BE"/>
    <w:rsid w:val="2DFADAB8"/>
    <w:rsid w:val="2DFFB315"/>
    <w:rsid w:val="2E042EEA"/>
    <w:rsid w:val="2E0D1D41"/>
    <w:rsid w:val="2E154A19"/>
    <w:rsid w:val="2E1BC09D"/>
    <w:rsid w:val="2E2EAD05"/>
    <w:rsid w:val="2E3966A5"/>
    <w:rsid w:val="2E45660D"/>
    <w:rsid w:val="2E4B90D9"/>
    <w:rsid w:val="2E4E6568"/>
    <w:rsid w:val="2E4E80E5"/>
    <w:rsid w:val="2E652007"/>
    <w:rsid w:val="2E6FF4B3"/>
    <w:rsid w:val="2E791D65"/>
    <w:rsid w:val="2E84A158"/>
    <w:rsid w:val="2E85FBA3"/>
    <w:rsid w:val="2E95074E"/>
    <w:rsid w:val="2EA23503"/>
    <w:rsid w:val="2EA54606"/>
    <w:rsid w:val="2EA94D3B"/>
    <w:rsid w:val="2EA95BBE"/>
    <w:rsid w:val="2EAF1835"/>
    <w:rsid w:val="2EB50BE4"/>
    <w:rsid w:val="2EB85AFA"/>
    <w:rsid w:val="2EC3A2FF"/>
    <w:rsid w:val="2ECAE2E2"/>
    <w:rsid w:val="2EE389F2"/>
    <w:rsid w:val="2EE452CC"/>
    <w:rsid w:val="2EF58E17"/>
    <w:rsid w:val="2F0485E9"/>
    <w:rsid w:val="2F067A72"/>
    <w:rsid w:val="2F11E83A"/>
    <w:rsid w:val="2F1D8F93"/>
    <w:rsid w:val="2F21A9BA"/>
    <w:rsid w:val="2F2F2FF5"/>
    <w:rsid w:val="2F2F819F"/>
    <w:rsid w:val="2F41D39E"/>
    <w:rsid w:val="2F46B39F"/>
    <w:rsid w:val="2F4B7161"/>
    <w:rsid w:val="2F4F5C44"/>
    <w:rsid w:val="2F51EB18"/>
    <w:rsid w:val="2F63F3E6"/>
    <w:rsid w:val="2F6AFEE4"/>
    <w:rsid w:val="2F6B3EA3"/>
    <w:rsid w:val="2F6CD8E2"/>
    <w:rsid w:val="2F6FF802"/>
    <w:rsid w:val="2F7C4B00"/>
    <w:rsid w:val="2F7C8022"/>
    <w:rsid w:val="2F7E80CE"/>
    <w:rsid w:val="2F7F28E0"/>
    <w:rsid w:val="2F88A1D2"/>
    <w:rsid w:val="2F920560"/>
    <w:rsid w:val="2FA14918"/>
    <w:rsid w:val="2FADCFA5"/>
    <w:rsid w:val="2FB72F43"/>
    <w:rsid w:val="2FB7DFCA"/>
    <w:rsid w:val="2FCD231C"/>
    <w:rsid w:val="2FCE5CC5"/>
    <w:rsid w:val="2FD52C6E"/>
    <w:rsid w:val="2FF06239"/>
    <w:rsid w:val="2FF7C957"/>
    <w:rsid w:val="2FFD5900"/>
    <w:rsid w:val="3000F35C"/>
    <w:rsid w:val="301E0EEF"/>
    <w:rsid w:val="30235F9B"/>
    <w:rsid w:val="302E4C79"/>
    <w:rsid w:val="303AF5F5"/>
    <w:rsid w:val="303B86C1"/>
    <w:rsid w:val="303C28D1"/>
    <w:rsid w:val="3040083A"/>
    <w:rsid w:val="30440156"/>
    <w:rsid w:val="30557797"/>
    <w:rsid w:val="3058F860"/>
    <w:rsid w:val="306006C2"/>
    <w:rsid w:val="306EDE32"/>
    <w:rsid w:val="306F4D71"/>
    <w:rsid w:val="30725CCA"/>
    <w:rsid w:val="30793335"/>
    <w:rsid w:val="307A3E2A"/>
    <w:rsid w:val="307FF0D0"/>
    <w:rsid w:val="30843C56"/>
    <w:rsid w:val="30874063"/>
    <w:rsid w:val="30A6938C"/>
    <w:rsid w:val="30B44460"/>
    <w:rsid w:val="30BF9A63"/>
    <w:rsid w:val="30CCC337"/>
    <w:rsid w:val="30D11955"/>
    <w:rsid w:val="30D1B0CD"/>
    <w:rsid w:val="30D1C6F8"/>
    <w:rsid w:val="30DEEAD7"/>
    <w:rsid w:val="30E914B2"/>
    <w:rsid w:val="30F6CC5C"/>
    <w:rsid w:val="30FB2A6F"/>
    <w:rsid w:val="30FEC47A"/>
    <w:rsid w:val="3106605D"/>
    <w:rsid w:val="310B9367"/>
    <w:rsid w:val="311A7BEB"/>
    <w:rsid w:val="311BDE01"/>
    <w:rsid w:val="3145763E"/>
    <w:rsid w:val="31562BAB"/>
    <w:rsid w:val="316BE7FB"/>
    <w:rsid w:val="316E0822"/>
    <w:rsid w:val="3170E6A4"/>
    <w:rsid w:val="3187468D"/>
    <w:rsid w:val="31B8F8F7"/>
    <w:rsid w:val="31BAD5C1"/>
    <w:rsid w:val="31BAEEF4"/>
    <w:rsid w:val="31BE76E4"/>
    <w:rsid w:val="31C6A676"/>
    <w:rsid w:val="31D48388"/>
    <w:rsid w:val="31E3B81F"/>
    <w:rsid w:val="31E7A072"/>
    <w:rsid w:val="31FAD482"/>
    <w:rsid w:val="31FE7FC4"/>
    <w:rsid w:val="32022EAD"/>
    <w:rsid w:val="3204920D"/>
    <w:rsid w:val="32094CD2"/>
    <w:rsid w:val="320BE9FD"/>
    <w:rsid w:val="320E2497"/>
    <w:rsid w:val="320E8FFD"/>
    <w:rsid w:val="3218E97A"/>
    <w:rsid w:val="321A085B"/>
    <w:rsid w:val="321E9134"/>
    <w:rsid w:val="323A7DDC"/>
    <w:rsid w:val="323FCB71"/>
    <w:rsid w:val="324FB82D"/>
    <w:rsid w:val="32504450"/>
    <w:rsid w:val="3252BAA2"/>
    <w:rsid w:val="32554A58"/>
    <w:rsid w:val="3259BD1C"/>
    <w:rsid w:val="3261A32C"/>
    <w:rsid w:val="3261B3B9"/>
    <w:rsid w:val="3263F722"/>
    <w:rsid w:val="326B5C8E"/>
    <w:rsid w:val="3274E6BE"/>
    <w:rsid w:val="328247DA"/>
    <w:rsid w:val="328E0D11"/>
    <w:rsid w:val="3291E793"/>
    <w:rsid w:val="3293CBAD"/>
    <w:rsid w:val="32BA6D7E"/>
    <w:rsid w:val="32BFF44E"/>
    <w:rsid w:val="32CE19F2"/>
    <w:rsid w:val="32DCBD61"/>
    <w:rsid w:val="32EC1257"/>
    <w:rsid w:val="32F3DC1D"/>
    <w:rsid w:val="32F6F413"/>
    <w:rsid w:val="33000FB5"/>
    <w:rsid w:val="3307BED7"/>
    <w:rsid w:val="3314E0F9"/>
    <w:rsid w:val="33386B32"/>
    <w:rsid w:val="333DB22E"/>
    <w:rsid w:val="333E39E8"/>
    <w:rsid w:val="3340AFE9"/>
    <w:rsid w:val="3347150D"/>
    <w:rsid w:val="33481AB7"/>
    <w:rsid w:val="334E5C4D"/>
    <w:rsid w:val="335DFB35"/>
    <w:rsid w:val="3369637D"/>
    <w:rsid w:val="3371ED12"/>
    <w:rsid w:val="3385373B"/>
    <w:rsid w:val="3386D56A"/>
    <w:rsid w:val="33878DA5"/>
    <w:rsid w:val="3389141C"/>
    <w:rsid w:val="339D016A"/>
    <w:rsid w:val="33A4A28A"/>
    <w:rsid w:val="33B786FA"/>
    <w:rsid w:val="33B8717D"/>
    <w:rsid w:val="33B9229E"/>
    <w:rsid w:val="33C52B64"/>
    <w:rsid w:val="33C86147"/>
    <w:rsid w:val="33C99427"/>
    <w:rsid w:val="33DC70B3"/>
    <w:rsid w:val="33DFC594"/>
    <w:rsid w:val="33EB4370"/>
    <w:rsid w:val="34092A51"/>
    <w:rsid w:val="340D5836"/>
    <w:rsid w:val="34149819"/>
    <w:rsid w:val="341B5791"/>
    <w:rsid w:val="341F2195"/>
    <w:rsid w:val="342D4176"/>
    <w:rsid w:val="343491E2"/>
    <w:rsid w:val="344E6FBC"/>
    <w:rsid w:val="3454E9F8"/>
    <w:rsid w:val="34557CCE"/>
    <w:rsid w:val="345DB770"/>
    <w:rsid w:val="3460F629"/>
    <w:rsid w:val="3473E55A"/>
    <w:rsid w:val="34782FE5"/>
    <w:rsid w:val="34789991"/>
    <w:rsid w:val="348F65D9"/>
    <w:rsid w:val="3495C390"/>
    <w:rsid w:val="34A6A630"/>
    <w:rsid w:val="34A7C8B0"/>
    <w:rsid w:val="34A9C0EE"/>
    <w:rsid w:val="34B3BF8D"/>
    <w:rsid w:val="34B4D21C"/>
    <w:rsid w:val="34E30F90"/>
    <w:rsid w:val="34E60C9C"/>
    <w:rsid w:val="34E82EFC"/>
    <w:rsid w:val="34EB04CA"/>
    <w:rsid w:val="34F39365"/>
    <w:rsid w:val="34FFD60E"/>
    <w:rsid w:val="35213E8A"/>
    <w:rsid w:val="3521B53F"/>
    <w:rsid w:val="3529207D"/>
    <w:rsid w:val="35379F48"/>
    <w:rsid w:val="354076DF"/>
    <w:rsid w:val="35445833"/>
    <w:rsid w:val="35451C74"/>
    <w:rsid w:val="355E6DB4"/>
    <w:rsid w:val="3575E709"/>
    <w:rsid w:val="3579DD48"/>
    <w:rsid w:val="358C20FB"/>
    <w:rsid w:val="35912F7F"/>
    <w:rsid w:val="3595DCCD"/>
    <w:rsid w:val="359EF735"/>
    <w:rsid w:val="35A562CE"/>
    <w:rsid w:val="35A64E4B"/>
    <w:rsid w:val="35AFF0C1"/>
    <w:rsid w:val="35B2E205"/>
    <w:rsid w:val="35CC3058"/>
    <w:rsid w:val="35CC6471"/>
    <w:rsid w:val="35E793C1"/>
    <w:rsid w:val="35F73069"/>
    <w:rsid w:val="36062ED4"/>
    <w:rsid w:val="3607E73A"/>
    <w:rsid w:val="36219BB8"/>
    <w:rsid w:val="362A28B3"/>
    <w:rsid w:val="362AA385"/>
    <w:rsid w:val="362F0FCE"/>
    <w:rsid w:val="3632D40B"/>
    <w:rsid w:val="363FA201"/>
    <w:rsid w:val="3645705F"/>
    <w:rsid w:val="36506CB7"/>
    <w:rsid w:val="365C511B"/>
    <w:rsid w:val="3663E3B0"/>
    <w:rsid w:val="3664ECF2"/>
    <w:rsid w:val="366924DA"/>
    <w:rsid w:val="36698C64"/>
    <w:rsid w:val="366F9241"/>
    <w:rsid w:val="3673028E"/>
    <w:rsid w:val="367B0B8D"/>
    <w:rsid w:val="3688A62B"/>
    <w:rsid w:val="3689483B"/>
    <w:rsid w:val="36898C1F"/>
    <w:rsid w:val="3695B958"/>
    <w:rsid w:val="3695F606"/>
    <w:rsid w:val="36A60705"/>
    <w:rsid w:val="36A90D70"/>
    <w:rsid w:val="36C4ECC1"/>
    <w:rsid w:val="36E146E4"/>
    <w:rsid w:val="36E18EE5"/>
    <w:rsid w:val="36EA12E8"/>
    <w:rsid w:val="3702F761"/>
    <w:rsid w:val="3708C16B"/>
    <w:rsid w:val="370D4CC7"/>
    <w:rsid w:val="371A3972"/>
    <w:rsid w:val="371A3BFD"/>
    <w:rsid w:val="372D8C6B"/>
    <w:rsid w:val="375ABAD0"/>
    <w:rsid w:val="3761D82C"/>
    <w:rsid w:val="376C8F0D"/>
    <w:rsid w:val="37745EF2"/>
    <w:rsid w:val="378A924C"/>
    <w:rsid w:val="3796DC74"/>
    <w:rsid w:val="379FBA28"/>
    <w:rsid w:val="37B97CA4"/>
    <w:rsid w:val="37CCEE98"/>
    <w:rsid w:val="37D1BA70"/>
    <w:rsid w:val="37DD1725"/>
    <w:rsid w:val="37E2D855"/>
    <w:rsid w:val="37E42437"/>
    <w:rsid w:val="37E5A5C0"/>
    <w:rsid w:val="37E6A1E5"/>
    <w:rsid w:val="37EF72B6"/>
    <w:rsid w:val="3813FA6B"/>
    <w:rsid w:val="38199B24"/>
    <w:rsid w:val="381AE742"/>
    <w:rsid w:val="382DE358"/>
    <w:rsid w:val="382E1638"/>
    <w:rsid w:val="382FBF3D"/>
    <w:rsid w:val="38333D58"/>
    <w:rsid w:val="383D7293"/>
    <w:rsid w:val="383FD395"/>
    <w:rsid w:val="38557481"/>
    <w:rsid w:val="3875CBA1"/>
    <w:rsid w:val="3876BD56"/>
    <w:rsid w:val="38771B82"/>
    <w:rsid w:val="3877C925"/>
    <w:rsid w:val="388D9366"/>
    <w:rsid w:val="388DD2B8"/>
    <w:rsid w:val="389E4CF0"/>
    <w:rsid w:val="389F3D7C"/>
    <w:rsid w:val="38A03320"/>
    <w:rsid w:val="38AFAF05"/>
    <w:rsid w:val="38B865D9"/>
    <w:rsid w:val="38BEBECD"/>
    <w:rsid w:val="38C33112"/>
    <w:rsid w:val="38D0CB56"/>
    <w:rsid w:val="38D3F143"/>
    <w:rsid w:val="38D6708E"/>
    <w:rsid w:val="38D920B2"/>
    <w:rsid w:val="38E4BC3D"/>
    <w:rsid w:val="38E75694"/>
    <w:rsid w:val="38F3CA98"/>
    <w:rsid w:val="39001E54"/>
    <w:rsid w:val="39152DFC"/>
    <w:rsid w:val="3915501D"/>
    <w:rsid w:val="3916BB18"/>
    <w:rsid w:val="39289088"/>
    <w:rsid w:val="392C35E2"/>
    <w:rsid w:val="3933DA6C"/>
    <w:rsid w:val="393FE00B"/>
    <w:rsid w:val="394D1045"/>
    <w:rsid w:val="395B3735"/>
    <w:rsid w:val="395EB338"/>
    <w:rsid w:val="3963071A"/>
    <w:rsid w:val="397E6046"/>
    <w:rsid w:val="39872862"/>
    <w:rsid w:val="3988147C"/>
    <w:rsid w:val="39891013"/>
    <w:rsid w:val="398D37C3"/>
    <w:rsid w:val="39918280"/>
    <w:rsid w:val="3994D2DF"/>
    <w:rsid w:val="39954A06"/>
    <w:rsid w:val="399CF398"/>
    <w:rsid w:val="39A65BBD"/>
    <w:rsid w:val="39AD346E"/>
    <w:rsid w:val="39B27BB9"/>
    <w:rsid w:val="39B53239"/>
    <w:rsid w:val="39C5921B"/>
    <w:rsid w:val="39C6FE9B"/>
    <w:rsid w:val="39CBD578"/>
    <w:rsid w:val="39CC97A6"/>
    <w:rsid w:val="39D3593F"/>
    <w:rsid w:val="39D4D6F8"/>
    <w:rsid w:val="39DC9D41"/>
    <w:rsid w:val="39DE21D9"/>
    <w:rsid w:val="39E07E45"/>
    <w:rsid w:val="39EAA926"/>
    <w:rsid w:val="39EB52AC"/>
    <w:rsid w:val="39EC0E65"/>
    <w:rsid w:val="39ED27C9"/>
    <w:rsid w:val="39FC465D"/>
    <w:rsid w:val="39FCA085"/>
    <w:rsid w:val="39FCA245"/>
    <w:rsid w:val="39FE41DD"/>
    <w:rsid w:val="3A07E3CC"/>
    <w:rsid w:val="3A2AF75E"/>
    <w:rsid w:val="3A2B7230"/>
    <w:rsid w:val="3A382F34"/>
    <w:rsid w:val="3A394A1C"/>
    <w:rsid w:val="3A3BE6CE"/>
    <w:rsid w:val="3A3DFFAF"/>
    <w:rsid w:val="3A41B694"/>
    <w:rsid w:val="3A46E954"/>
    <w:rsid w:val="3A49246A"/>
    <w:rsid w:val="3A72B88C"/>
    <w:rsid w:val="3A7E22B9"/>
    <w:rsid w:val="3A7FB8F1"/>
    <w:rsid w:val="3A9895B1"/>
    <w:rsid w:val="3AAD3FCE"/>
    <w:rsid w:val="3ABF32C9"/>
    <w:rsid w:val="3AC7A2DF"/>
    <w:rsid w:val="3AD63692"/>
    <w:rsid w:val="3AD8F421"/>
    <w:rsid w:val="3AEA7F9C"/>
    <w:rsid w:val="3AEEEB2F"/>
    <w:rsid w:val="3AEF5874"/>
    <w:rsid w:val="3AF0172A"/>
    <w:rsid w:val="3AF8A979"/>
    <w:rsid w:val="3B03C0F4"/>
    <w:rsid w:val="3B0DB150"/>
    <w:rsid w:val="3B1A34C0"/>
    <w:rsid w:val="3B2308F9"/>
    <w:rsid w:val="3B3C9C9B"/>
    <w:rsid w:val="3B4093B8"/>
    <w:rsid w:val="3B478580"/>
    <w:rsid w:val="3B4C42A5"/>
    <w:rsid w:val="3B545C99"/>
    <w:rsid w:val="3B5644C0"/>
    <w:rsid w:val="3B696622"/>
    <w:rsid w:val="3B710538"/>
    <w:rsid w:val="3B815A1B"/>
    <w:rsid w:val="3B852B56"/>
    <w:rsid w:val="3B8D9CC4"/>
    <w:rsid w:val="3B8F091D"/>
    <w:rsid w:val="3B90AB05"/>
    <w:rsid w:val="3B95BBB4"/>
    <w:rsid w:val="3BA08BF5"/>
    <w:rsid w:val="3BAE3583"/>
    <w:rsid w:val="3BC17582"/>
    <w:rsid w:val="3BDE4233"/>
    <w:rsid w:val="3BE018FE"/>
    <w:rsid w:val="3BF048C6"/>
    <w:rsid w:val="3BF965F3"/>
    <w:rsid w:val="3BF9E8D9"/>
    <w:rsid w:val="3BFAA6A5"/>
    <w:rsid w:val="3C02D8CA"/>
    <w:rsid w:val="3C05182C"/>
    <w:rsid w:val="3C094428"/>
    <w:rsid w:val="3C151C40"/>
    <w:rsid w:val="3C1FC029"/>
    <w:rsid w:val="3C22C599"/>
    <w:rsid w:val="3C263AC0"/>
    <w:rsid w:val="3C2946C6"/>
    <w:rsid w:val="3C2AC94A"/>
    <w:rsid w:val="3C2E9903"/>
    <w:rsid w:val="3C39BB61"/>
    <w:rsid w:val="3C3EEDE6"/>
    <w:rsid w:val="3C4717DA"/>
    <w:rsid w:val="3C5165F6"/>
    <w:rsid w:val="3C57C6CC"/>
    <w:rsid w:val="3C691DC5"/>
    <w:rsid w:val="3C6D45B3"/>
    <w:rsid w:val="3C72EED9"/>
    <w:rsid w:val="3C7B226E"/>
    <w:rsid w:val="3C7C789C"/>
    <w:rsid w:val="3C830FF4"/>
    <w:rsid w:val="3C927350"/>
    <w:rsid w:val="3CB4F203"/>
    <w:rsid w:val="3CCDBDC7"/>
    <w:rsid w:val="3CE368EB"/>
    <w:rsid w:val="3CEBE338"/>
    <w:rsid w:val="3CF5D946"/>
    <w:rsid w:val="3CFCDFDD"/>
    <w:rsid w:val="3D060623"/>
    <w:rsid w:val="3D074904"/>
    <w:rsid w:val="3D076E2C"/>
    <w:rsid w:val="3D1EA7E8"/>
    <w:rsid w:val="3D2F6436"/>
    <w:rsid w:val="3D31E974"/>
    <w:rsid w:val="3D3791D9"/>
    <w:rsid w:val="3D38D6FC"/>
    <w:rsid w:val="3D418338"/>
    <w:rsid w:val="3D43B264"/>
    <w:rsid w:val="3D515AC6"/>
    <w:rsid w:val="3D519750"/>
    <w:rsid w:val="3D6949B2"/>
    <w:rsid w:val="3D7350B7"/>
    <w:rsid w:val="3D73DD5B"/>
    <w:rsid w:val="3D7AC25E"/>
    <w:rsid w:val="3D7DB145"/>
    <w:rsid w:val="3D8D6F92"/>
    <w:rsid w:val="3D8DFE85"/>
    <w:rsid w:val="3D8ECADC"/>
    <w:rsid w:val="3D9DD4A6"/>
    <w:rsid w:val="3DB387B9"/>
    <w:rsid w:val="3DBC7C61"/>
    <w:rsid w:val="3DC13BDB"/>
    <w:rsid w:val="3DD6763D"/>
    <w:rsid w:val="3DE2A457"/>
    <w:rsid w:val="3E024CE6"/>
    <w:rsid w:val="3E1CBED1"/>
    <w:rsid w:val="3E1F4626"/>
    <w:rsid w:val="3E215DFD"/>
    <w:rsid w:val="3E2E1D01"/>
    <w:rsid w:val="3E32AA42"/>
    <w:rsid w:val="3E3C19F1"/>
    <w:rsid w:val="3E3DE3FF"/>
    <w:rsid w:val="3E5CB407"/>
    <w:rsid w:val="3E870FC5"/>
    <w:rsid w:val="3E8A2C26"/>
    <w:rsid w:val="3E8E123F"/>
    <w:rsid w:val="3EA4B57E"/>
    <w:rsid w:val="3EAE9D2B"/>
    <w:rsid w:val="3EB413C2"/>
    <w:rsid w:val="3EB89636"/>
    <w:rsid w:val="3EBD3AD0"/>
    <w:rsid w:val="3ECE75A7"/>
    <w:rsid w:val="3ED05449"/>
    <w:rsid w:val="3ED7E4B6"/>
    <w:rsid w:val="3F032DDE"/>
    <w:rsid w:val="3F08BBF4"/>
    <w:rsid w:val="3F11D284"/>
    <w:rsid w:val="3F132F2D"/>
    <w:rsid w:val="3F20A381"/>
    <w:rsid w:val="3F2A8AA7"/>
    <w:rsid w:val="3F2E443E"/>
    <w:rsid w:val="3F3CB8EE"/>
    <w:rsid w:val="3F3E6647"/>
    <w:rsid w:val="3F45923B"/>
    <w:rsid w:val="3F4D79AB"/>
    <w:rsid w:val="3F50F0D1"/>
    <w:rsid w:val="3F5DAF47"/>
    <w:rsid w:val="3F5EDD3C"/>
    <w:rsid w:val="3F63EA5C"/>
    <w:rsid w:val="3F647EF0"/>
    <w:rsid w:val="3F764AC4"/>
    <w:rsid w:val="3F7A34D3"/>
    <w:rsid w:val="3F8BDABE"/>
    <w:rsid w:val="3F8CE8EB"/>
    <w:rsid w:val="3FA34846"/>
    <w:rsid w:val="3FC7D7E1"/>
    <w:rsid w:val="3FCD4A86"/>
    <w:rsid w:val="3FCF7762"/>
    <w:rsid w:val="3FDE975D"/>
    <w:rsid w:val="3FE80C64"/>
    <w:rsid w:val="3FF60326"/>
    <w:rsid w:val="40021CD0"/>
    <w:rsid w:val="40062DA9"/>
    <w:rsid w:val="4010DC01"/>
    <w:rsid w:val="401F820A"/>
    <w:rsid w:val="40236A98"/>
    <w:rsid w:val="4034BEF2"/>
    <w:rsid w:val="403CEE77"/>
    <w:rsid w:val="4042C61E"/>
    <w:rsid w:val="40495D76"/>
    <w:rsid w:val="404A763B"/>
    <w:rsid w:val="40565C0B"/>
    <w:rsid w:val="405716F7"/>
    <w:rsid w:val="405B91BB"/>
    <w:rsid w:val="405D3916"/>
    <w:rsid w:val="406188B9"/>
    <w:rsid w:val="4088DC57"/>
    <w:rsid w:val="408E863B"/>
    <w:rsid w:val="40A5E459"/>
    <w:rsid w:val="40A6CD67"/>
    <w:rsid w:val="40ACDF17"/>
    <w:rsid w:val="40B36461"/>
    <w:rsid w:val="40B71296"/>
    <w:rsid w:val="40CF6E9C"/>
    <w:rsid w:val="40D415CC"/>
    <w:rsid w:val="40D55A5C"/>
    <w:rsid w:val="40DF1DC3"/>
    <w:rsid w:val="40DF7851"/>
    <w:rsid w:val="40F8BBDA"/>
    <w:rsid w:val="410A0244"/>
    <w:rsid w:val="41186ADA"/>
    <w:rsid w:val="4129D27E"/>
    <w:rsid w:val="413A801B"/>
    <w:rsid w:val="413C9370"/>
    <w:rsid w:val="413DCE96"/>
    <w:rsid w:val="414058AA"/>
    <w:rsid w:val="41428E51"/>
    <w:rsid w:val="415082A6"/>
    <w:rsid w:val="415614FA"/>
    <w:rsid w:val="415B7945"/>
    <w:rsid w:val="4173B325"/>
    <w:rsid w:val="417AC730"/>
    <w:rsid w:val="417BF6B5"/>
    <w:rsid w:val="417D5D70"/>
    <w:rsid w:val="418120DF"/>
    <w:rsid w:val="4182827A"/>
    <w:rsid w:val="4183D22D"/>
    <w:rsid w:val="419154D9"/>
    <w:rsid w:val="41B24D1B"/>
    <w:rsid w:val="41B63B5E"/>
    <w:rsid w:val="41D8979A"/>
    <w:rsid w:val="41E287F6"/>
    <w:rsid w:val="41E2CBDA"/>
    <w:rsid w:val="41E37084"/>
    <w:rsid w:val="41E96DCA"/>
    <w:rsid w:val="41EC9F90"/>
    <w:rsid w:val="41ECEC84"/>
    <w:rsid w:val="420945A6"/>
    <w:rsid w:val="420F20D1"/>
    <w:rsid w:val="4211EA51"/>
    <w:rsid w:val="421C9D02"/>
    <w:rsid w:val="421EB272"/>
    <w:rsid w:val="4228427A"/>
    <w:rsid w:val="423B6618"/>
    <w:rsid w:val="425417C0"/>
    <w:rsid w:val="42545529"/>
    <w:rsid w:val="4273DC5C"/>
    <w:rsid w:val="42790D03"/>
    <w:rsid w:val="427F60E8"/>
    <w:rsid w:val="42848471"/>
    <w:rsid w:val="428C046C"/>
    <w:rsid w:val="428D251A"/>
    <w:rsid w:val="42950A74"/>
    <w:rsid w:val="429B8B1E"/>
    <w:rsid w:val="42A07BB8"/>
    <w:rsid w:val="42A31F4B"/>
    <w:rsid w:val="42A618FE"/>
    <w:rsid w:val="42A7AE3D"/>
    <w:rsid w:val="42AF044B"/>
    <w:rsid w:val="42B21E17"/>
    <w:rsid w:val="42BD5B16"/>
    <w:rsid w:val="42BF86E7"/>
    <w:rsid w:val="42C189BD"/>
    <w:rsid w:val="42C6B4BC"/>
    <w:rsid w:val="42CBACEA"/>
    <w:rsid w:val="42DACA2E"/>
    <w:rsid w:val="42DF28FB"/>
    <w:rsid w:val="42EF8C31"/>
    <w:rsid w:val="42F66E8C"/>
    <w:rsid w:val="42FD9EBC"/>
    <w:rsid w:val="42FECD92"/>
    <w:rsid w:val="430B725F"/>
    <w:rsid w:val="43125833"/>
    <w:rsid w:val="4324C349"/>
    <w:rsid w:val="4327D71A"/>
    <w:rsid w:val="43296019"/>
    <w:rsid w:val="432BB234"/>
    <w:rsid w:val="432EF939"/>
    <w:rsid w:val="433958B9"/>
    <w:rsid w:val="4348B078"/>
    <w:rsid w:val="4372B8C6"/>
    <w:rsid w:val="438248D3"/>
    <w:rsid w:val="438C23FF"/>
    <w:rsid w:val="438EA223"/>
    <w:rsid w:val="43A4329C"/>
    <w:rsid w:val="43A61EB6"/>
    <w:rsid w:val="43AB8AC0"/>
    <w:rsid w:val="43AC9FBA"/>
    <w:rsid w:val="43B4F7A0"/>
    <w:rsid w:val="43B827E3"/>
    <w:rsid w:val="43C202D4"/>
    <w:rsid w:val="43C9417A"/>
    <w:rsid w:val="43D0FE48"/>
    <w:rsid w:val="43DE8C1F"/>
    <w:rsid w:val="43E34C1E"/>
    <w:rsid w:val="43F28D07"/>
    <w:rsid w:val="43FD5A80"/>
    <w:rsid w:val="43FDF091"/>
    <w:rsid w:val="44039249"/>
    <w:rsid w:val="440AF2CD"/>
    <w:rsid w:val="4411A594"/>
    <w:rsid w:val="4412F547"/>
    <w:rsid w:val="4414F905"/>
    <w:rsid w:val="4418A03D"/>
    <w:rsid w:val="441A1C02"/>
    <w:rsid w:val="441D9E09"/>
    <w:rsid w:val="44558635"/>
    <w:rsid w:val="4468401E"/>
    <w:rsid w:val="447F5E8B"/>
    <w:rsid w:val="4482DB4F"/>
    <w:rsid w:val="4486B39E"/>
    <w:rsid w:val="448EA459"/>
    <w:rsid w:val="44948FCF"/>
    <w:rsid w:val="449607B6"/>
    <w:rsid w:val="449A209E"/>
    <w:rsid w:val="449BF819"/>
    <w:rsid w:val="44B064B6"/>
    <w:rsid w:val="44BD2231"/>
    <w:rsid w:val="44CF2751"/>
    <w:rsid w:val="44D2C6A3"/>
    <w:rsid w:val="44E42B66"/>
    <w:rsid w:val="44E9DBCF"/>
    <w:rsid w:val="44F20EB0"/>
    <w:rsid w:val="4503ACB7"/>
    <w:rsid w:val="450BE745"/>
    <w:rsid w:val="4515788B"/>
    <w:rsid w:val="45192C99"/>
    <w:rsid w:val="4526DB9B"/>
    <w:rsid w:val="45291C23"/>
    <w:rsid w:val="4535D538"/>
    <w:rsid w:val="4541E098"/>
    <w:rsid w:val="45461B03"/>
    <w:rsid w:val="4549B6ED"/>
    <w:rsid w:val="4559D3E5"/>
    <w:rsid w:val="4568EBC6"/>
    <w:rsid w:val="45704EEB"/>
    <w:rsid w:val="458D4B5D"/>
    <w:rsid w:val="4591C975"/>
    <w:rsid w:val="45997897"/>
    <w:rsid w:val="45A60214"/>
    <w:rsid w:val="45AB0702"/>
    <w:rsid w:val="45CA8853"/>
    <w:rsid w:val="45D1B3A1"/>
    <w:rsid w:val="45D5B8B2"/>
    <w:rsid w:val="45E9A402"/>
    <w:rsid w:val="45EC7121"/>
    <w:rsid w:val="45F2C4C0"/>
    <w:rsid w:val="461A4384"/>
    <w:rsid w:val="461D7228"/>
    <w:rsid w:val="4628D975"/>
    <w:rsid w:val="4632436C"/>
    <w:rsid w:val="46551382"/>
    <w:rsid w:val="466A46A2"/>
    <w:rsid w:val="46744C67"/>
    <w:rsid w:val="46873BAA"/>
    <w:rsid w:val="46A7F126"/>
    <w:rsid w:val="46BE024A"/>
    <w:rsid w:val="46C715B8"/>
    <w:rsid w:val="46C7905A"/>
    <w:rsid w:val="46CA7539"/>
    <w:rsid w:val="46DB6EB7"/>
    <w:rsid w:val="46DF819E"/>
    <w:rsid w:val="46E377E8"/>
    <w:rsid w:val="46F9FE81"/>
    <w:rsid w:val="47165F1F"/>
    <w:rsid w:val="4724E640"/>
    <w:rsid w:val="47263CC6"/>
    <w:rsid w:val="474508AF"/>
    <w:rsid w:val="474AEB9A"/>
    <w:rsid w:val="474F896C"/>
    <w:rsid w:val="4761EBEE"/>
    <w:rsid w:val="47AD6101"/>
    <w:rsid w:val="47AF79EF"/>
    <w:rsid w:val="47B831AD"/>
    <w:rsid w:val="47B887F9"/>
    <w:rsid w:val="47B9E352"/>
    <w:rsid w:val="47C05986"/>
    <w:rsid w:val="47C64805"/>
    <w:rsid w:val="47C67AD6"/>
    <w:rsid w:val="47C98ABF"/>
    <w:rsid w:val="47D8058E"/>
    <w:rsid w:val="47EB9A55"/>
    <w:rsid w:val="47F3589E"/>
    <w:rsid w:val="47F3E2F0"/>
    <w:rsid w:val="47F54958"/>
    <w:rsid w:val="47FB9E2F"/>
    <w:rsid w:val="48047E58"/>
    <w:rsid w:val="48078AE6"/>
    <w:rsid w:val="480B71C5"/>
    <w:rsid w:val="480BEC97"/>
    <w:rsid w:val="48155691"/>
    <w:rsid w:val="4818EDF6"/>
    <w:rsid w:val="481B0D02"/>
    <w:rsid w:val="48259993"/>
    <w:rsid w:val="483E4C2C"/>
    <w:rsid w:val="4840951E"/>
    <w:rsid w:val="484BC45A"/>
    <w:rsid w:val="484BE640"/>
    <w:rsid w:val="484F4248"/>
    <w:rsid w:val="4852477F"/>
    <w:rsid w:val="485CF861"/>
    <w:rsid w:val="485ED571"/>
    <w:rsid w:val="4868A500"/>
    <w:rsid w:val="4878B7D5"/>
    <w:rsid w:val="4887022C"/>
    <w:rsid w:val="48897F30"/>
    <w:rsid w:val="488C05C4"/>
    <w:rsid w:val="488FBA18"/>
    <w:rsid w:val="489D8997"/>
    <w:rsid w:val="48AA63B8"/>
    <w:rsid w:val="48ABE408"/>
    <w:rsid w:val="48B321C1"/>
    <w:rsid w:val="48C13DFA"/>
    <w:rsid w:val="48C14ADB"/>
    <w:rsid w:val="48C5EA51"/>
    <w:rsid w:val="48C7FDDE"/>
    <w:rsid w:val="48CDE967"/>
    <w:rsid w:val="48D7E2A3"/>
    <w:rsid w:val="48DD466A"/>
    <w:rsid w:val="48DD5587"/>
    <w:rsid w:val="48DDFC73"/>
    <w:rsid w:val="48E00948"/>
    <w:rsid w:val="48E1ABA5"/>
    <w:rsid w:val="48F16CEA"/>
    <w:rsid w:val="48F3AC06"/>
    <w:rsid w:val="48F5D041"/>
    <w:rsid w:val="48FFECE7"/>
    <w:rsid w:val="49063A9D"/>
    <w:rsid w:val="4910D68E"/>
    <w:rsid w:val="491DBC76"/>
    <w:rsid w:val="491E9EE3"/>
    <w:rsid w:val="492285C2"/>
    <w:rsid w:val="492FD33F"/>
    <w:rsid w:val="49333AA8"/>
    <w:rsid w:val="493349ED"/>
    <w:rsid w:val="49358B1E"/>
    <w:rsid w:val="493A45E3"/>
    <w:rsid w:val="493E2034"/>
    <w:rsid w:val="493F2B70"/>
    <w:rsid w:val="494FAB3A"/>
    <w:rsid w:val="49561215"/>
    <w:rsid w:val="49632513"/>
    <w:rsid w:val="4970CE1F"/>
    <w:rsid w:val="498F3D26"/>
    <w:rsid w:val="49909354"/>
    <w:rsid w:val="499372BB"/>
    <w:rsid w:val="49944762"/>
    <w:rsid w:val="49A3C34E"/>
    <w:rsid w:val="49ADCDEB"/>
    <w:rsid w:val="49AEA947"/>
    <w:rsid w:val="49B608F2"/>
    <w:rsid w:val="49C40CC5"/>
    <w:rsid w:val="49CB6811"/>
    <w:rsid w:val="49CDF14C"/>
    <w:rsid w:val="49E0F906"/>
    <w:rsid w:val="49E62E9D"/>
    <w:rsid w:val="49EE4266"/>
    <w:rsid w:val="49F591F9"/>
    <w:rsid w:val="49FACA0A"/>
    <w:rsid w:val="4A01BE77"/>
    <w:rsid w:val="4A14866A"/>
    <w:rsid w:val="4A162EA7"/>
    <w:rsid w:val="4A20BBC2"/>
    <w:rsid w:val="4A228BFF"/>
    <w:rsid w:val="4A24AE14"/>
    <w:rsid w:val="4A279241"/>
    <w:rsid w:val="4A32AD70"/>
    <w:rsid w:val="4A3E3163"/>
    <w:rsid w:val="4A3E5226"/>
    <w:rsid w:val="4A3E5AE2"/>
    <w:rsid w:val="4A4EF168"/>
    <w:rsid w:val="4A5F3AB8"/>
    <w:rsid w:val="4A69B076"/>
    <w:rsid w:val="4A7DA344"/>
    <w:rsid w:val="4A8053BD"/>
    <w:rsid w:val="4A83F8D5"/>
    <w:rsid w:val="4A88E025"/>
    <w:rsid w:val="4AB5E3ED"/>
    <w:rsid w:val="4AB76EAB"/>
    <w:rsid w:val="4AB8D905"/>
    <w:rsid w:val="4AC6A755"/>
    <w:rsid w:val="4ACC3080"/>
    <w:rsid w:val="4AE00188"/>
    <w:rsid w:val="4AE36E0D"/>
    <w:rsid w:val="4AE3E8BF"/>
    <w:rsid w:val="4AEAF996"/>
    <w:rsid w:val="4AEDEB68"/>
    <w:rsid w:val="4AF245F0"/>
    <w:rsid w:val="4AF880F5"/>
    <w:rsid w:val="4AFB6A24"/>
    <w:rsid w:val="4AFCADF0"/>
    <w:rsid w:val="4B003472"/>
    <w:rsid w:val="4B091FED"/>
    <w:rsid w:val="4B0BD115"/>
    <w:rsid w:val="4B0E2DFA"/>
    <w:rsid w:val="4B112DEA"/>
    <w:rsid w:val="4B1CD2A0"/>
    <w:rsid w:val="4B222923"/>
    <w:rsid w:val="4B2AFC74"/>
    <w:rsid w:val="4B2B6105"/>
    <w:rsid w:val="4B2CA10A"/>
    <w:rsid w:val="4B3BB0D4"/>
    <w:rsid w:val="4B44F49A"/>
    <w:rsid w:val="4B6121C9"/>
    <w:rsid w:val="4B6274B0"/>
    <w:rsid w:val="4B6BB9A6"/>
    <w:rsid w:val="4B6E8D85"/>
    <w:rsid w:val="4B7A5A74"/>
    <w:rsid w:val="4B82C1D1"/>
    <w:rsid w:val="4BAC5ABC"/>
    <w:rsid w:val="4BAE5C16"/>
    <w:rsid w:val="4BB8DACE"/>
    <w:rsid w:val="4BC324F7"/>
    <w:rsid w:val="4BCC7385"/>
    <w:rsid w:val="4BD99E1A"/>
    <w:rsid w:val="4BE0042D"/>
    <w:rsid w:val="4BEA0313"/>
    <w:rsid w:val="4BEC37C4"/>
    <w:rsid w:val="4BF122CA"/>
    <w:rsid w:val="4BF51AE9"/>
    <w:rsid w:val="4C0A1234"/>
    <w:rsid w:val="4C113B93"/>
    <w:rsid w:val="4C128339"/>
    <w:rsid w:val="4C1D6421"/>
    <w:rsid w:val="4C273F4D"/>
    <w:rsid w:val="4C2ACF9C"/>
    <w:rsid w:val="4C2ECAB9"/>
    <w:rsid w:val="4C3016AC"/>
    <w:rsid w:val="4C5A2AA1"/>
    <w:rsid w:val="4C7A9C7E"/>
    <w:rsid w:val="4C87B408"/>
    <w:rsid w:val="4C8F7B90"/>
    <w:rsid w:val="4C933BCB"/>
    <w:rsid w:val="4C9BCC1B"/>
    <w:rsid w:val="4CABEE80"/>
    <w:rsid w:val="4CB635FF"/>
    <w:rsid w:val="4CD45B14"/>
    <w:rsid w:val="4CDEBAAF"/>
    <w:rsid w:val="4CE2CAD6"/>
    <w:rsid w:val="4CEA77EE"/>
    <w:rsid w:val="4D04D358"/>
    <w:rsid w:val="4D0BAFD9"/>
    <w:rsid w:val="4D18F20C"/>
    <w:rsid w:val="4D1BD38D"/>
    <w:rsid w:val="4D1ECB7E"/>
    <w:rsid w:val="4D25BEBE"/>
    <w:rsid w:val="4D42DD8B"/>
    <w:rsid w:val="4D5B20C9"/>
    <w:rsid w:val="4D62C553"/>
    <w:rsid w:val="4D726618"/>
    <w:rsid w:val="4D784FCD"/>
    <w:rsid w:val="4D79738A"/>
    <w:rsid w:val="4D853C33"/>
    <w:rsid w:val="4D8EE874"/>
    <w:rsid w:val="4D90E3BC"/>
    <w:rsid w:val="4D92CE58"/>
    <w:rsid w:val="4D954E9B"/>
    <w:rsid w:val="4D964402"/>
    <w:rsid w:val="4DA573F6"/>
    <w:rsid w:val="4DA79F9C"/>
    <w:rsid w:val="4DA8B861"/>
    <w:rsid w:val="4DA9C9D7"/>
    <w:rsid w:val="4DB31254"/>
    <w:rsid w:val="4DBA8018"/>
    <w:rsid w:val="4DBFDCA1"/>
    <w:rsid w:val="4DC02CBF"/>
    <w:rsid w:val="4DD8C166"/>
    <w:rsid w:val="4DE1D32E"/>
    <w:rsid w:val="4DE6A395"/>
    <w:rsid w:val="4DF70D06"/>
    <w:rsid w:val="4DF7A87D"/>
    <w:rsid w:val="4DFBBC7E"/>
    <w:rsid w:val="4E032E83"/>
    <w:rsid w:val="4E03DBDA"/>
    <w:rsid w:val="4E139E94"/>
    <w:rsid w:val="4E139FC0"/>
    <w:rsid w:val="4E1BB484"/>
    <w:rsid w:val="4E1D360D"/>
    <w:rsid w:val="4E1E26B4"/>
    <w:rsid w:val="4E2E8456"/>
    <w:rsid w:val="4E3166B6"/>
    <w:rsid w:val="4E33FC6D"/>
    <w:rsid w:val="4E549378"/>
    <w:rsid w:val="4E5BD7F8"/>
    <w:rsid w:val="4E676735"/>
    <w:rsid w:val="4E68BCB1"/>
    <w:rsid w:val="4E6F81EF"/>
    <w:rsid w:val="4E6F886A"/>
    <w:rsid w:val="4E81870F"/>
    <w:rsid w:val="4E8CB44C"/>
    <w:rsid w:val="4E971E7F"/>
    <w:rsid w:val="4E98C19F"/>
    <w:rsid w:val="4EA40488"/>
    <w:rsid w:val="4EA80ADA"/>
    <w:rsid w:val="4EAE09BF"/>
    <w:rsid w:val="4EBEEA87"/>
    <w:rsid w:val="4EE88372"/>
    <w:rsid w:val="4EE92165"/>
    <w:rsid w:val="4EEA3F42"/>
    <w:rsid w:val="4EF2C629"/>
    <w:rsid w:val="4EF66128"/>
    <w:rsid w:val="4EF9C9F0"/>
    <w:rsid w:val="4F0C3B74"/>
    <w:rsid w:val="4F169D7D"/>
    <w:rsid w:val="4F210C5D"/>
    <w:rsid w:val="4F2AE68E"/>
    <w:rsid w:val="4F2C2433"/>
    <w:rsid w:val="4F3D7772"/>
    <w:rsid w:val="4F41E02A"/>
    <w:rsid w:val="4F43204A"/>
    <w:rsid w:val="4F443040"/>
    <w:rsid w:val="4F46A73A"/>
    <w:rsid w:val="4F4BA167"/>
    <w:rsid w:val="4F57F3C0"/>
    <w:rsid w:val="4F5A3D7C"/>
    <w:rsid w:val="4F5F6BF4"/>
    <w:rsid w:val="4F60E5C9"/>
    <w:rsid w:val="4F6A95D8"/>
    <w:rsid w:val="4F779ABC"/>
    <w:rsid w:val="4F7F6817"/>
    <w:rsid w:val="4F933136"/>
    <w:rsid w:val="4FA115E1"/>
    <w:rsid w:val="4FA2D9E4"/>
    <w:rsid w:val="4FC73222"/>
    <w:rsid w:val="4FDEC414"/>
    <w:rsid w:val="4FE0C3C1"/>
    <w:rsid w:val="4FF66AE1"/>
    <w:rsid w:val="50014CC4"/>
    <w:rsid w:val="5007FFC7"/>
    <w:rsid w:val="500B645E"/>
    <w:rsid w:val="500D3FF6"/>
    <w:rsid w:val="5011CF33"/>
    <w:rsid w:val="5021015E"/>
    <w:rsid w:val="5022DF73"/>
    <w:rsid w:val="5033D9EC"/>
    <w:rsid w:val="5033EAFF"/>
    <w:rsid w:val="503DA88A"/>
    <w:rsid w:val="503EF113"/>
    <w:rsid w:val="5042F865"/>
    <w:rsid w:val="5045C7E6"/>
    <w:rsid w:val="504C9FD7"/>
    <w:rsid w:val="506FB465"/>
    <w:rsid w:val="5083C7EE"/>
    <w:rsid w:val="50861D9F"/>
    <w:rsid w:val="50863066"/>
    <w:rsid w:val="5088892E"/>
    <w:rsid w:val="508A833C"/>
    <w:rsid w:val="5093084C"/>
    <w:rsid w:val="50941970"/>
    <w:rsid w:val="50968A98"/>
    <w:rsid w:val="50A57504"/>
    <w:rsid w:val="50B4E8BD"/>
    <w:rsid w:val="50BFC683"/>
    <w:rsid w:val="50C1D497"/>
    <w:rsid w:val="50D24081"/>
    <w:rsid w:val="50D32EE0"/>
    <w:rsid w:val="50D6CEFE"/>
    <w:rsid w:val="50DD7C0D"/>
    <w:rsid w:val="50E2ACCF"/>
    <w:rsid w:val="50E3B322"/>
    <w:rsid w:val="50F1EC37"/>
    <w:rsid w:val="50FA4FE6"/>
    <w:rsid w:val="50FC5899"/>
    <w:rsid w:val="51018ECE"/>
    <w:rsid w:val="51027A49"/>
    <w:rsid w:val="510D1E54"/>
    <w:rsid w:val="510EA658"/>
    <w:rsid w:val="510F46D8"/>
    <w:rsid w:val="5115EE15"/>
    <w:rsid w:val="51373034"/>
    <w:rsid w:val="5145360A"/>
    <w:rsid w:val="5149A1D2"/>
    <w:rsid w:val="514A6A52"/>
    <w:rsid w:val="5158FB17"/>
    <w:rsid w:val="515C1AB7"/>
    <w:rsid w:val="5171B8E1"/>
    <w:rsid w:val="51755022"/>
    <w:rsid w:val="517E3109"/>
    <w:rsid w:val="518054DB"/>
    <w:rsid w:val="51873221"/>
    <w:rsid w:val="518930DA"/>
    <w:rsid w:val="51A04453"/>
    <w:rsid w:val="51A21159"/>
    <w:rsid w:val="51A52C89"/>
    <w:rsid w:val="51D8059E"/>
    <w:rsid w:val="51DB6691"/>
    <w:rsid w:val="51ECB793"/>
    <w:rsid w:val="51EE035F"/>
    <w:rsid w:val="5203B4E1"/>
    <w:rsid w:val="5209A620"/>
    <w:rsid w:val="5210E140"/>
    <w:rsid w:val="52156A59"/>
    <w:rsid w:val="522559CB"/>
    <w:rsid w:val="52284B06"/>
    <w:rsid w:val="523233EC"/>
    <w:rsid w:val="52348734"/>
    <w:rsid w:val="5247D6EF"/>
    <w:rsid w:val="524A061B"/>
    <w:rsid w:val="525CA92E"/>
    <w:rsid w:val="526F7416"/>
    <w:rsid w:val="527388DB"/>
    <w:rsid w:val="529BF91A"/>
    <w:rsid w:val="52A4011F"/>
    <w:rsid w:val="52A52064"/>
    <w:rsid w:val="52A82AE7"/>
    <w:rsid w:val="52C3A24B"/>
    <w:rsid w:val="52CF9D0C"/>
    <w:rsid w:val="52D1703B"/>
    <w:rsid w:val="52D29A1D"/>
    <w:rsid w:val="52D8E094"/>
    <w:rsid w:val="52DA2192"/>
    <w:rsid w:val="52E07BD4"/>
    <w:rsid w:val="52E192ED"/>
    <w:rsid w:val="52E87D3C"/>
    <w:rsid w:val="52FF9730"/>
    <w:rsid w:val="530271BF"/>
    <w:rsid w:val="5309CF8D"/>
    <w:rsid w:val="53102E88"/>
    <w:rsid w:val="532072CC"/>
    <w:rsid w:val="5320A085"/>
    <w:rsid w:val="5325B27E"/>
    <w:rsid w:val="532A3433"/>
    <w:rsid w:val="5338FF03"/>
    <w:rsid w:val="533FA820"/>
    <w:rsid w:val="53473E98"/>
    <w:rsid w:val="534D9E07"/>
    <w:rsid w:val="535586D4"/>
    <w:rsid w:val="5364EEE9"/>
    <w:rsid w:val="53655390"/>
    <w:rsid w:val="5366CA9D"/>
    <w:rsid w:val="53A24C40"/>
    <w:rsid w:val="53ADB6DB"/>
    <w:rsid w:val="53B0FD82"/>
    <w:rsid w:val="53B13146"/>
    <w:rsid w:val="53B1D263"/>
    <w:rsid w:val="53CA4D1D"/>
    <w:rsid w:val="53CA980A"/>
    <w:rsid w:val="53E2F332"/>
    <w:rsid w:val="53EE9244"/>
    <w:rsid w:val="540587EA"/>
    <w:rsid w:val="54065A67"/>
    <w:rsid w:val="54177FD3"/>
    <w:rsid w:val="541D4C22"/>
    <w:rsid w:val="54232F5C"/>
    <w:rsid w:val="5423C6D4"/>
    <w:rsid w:val="5423DCFF"/>
    <w:rsid w:val="542BD005"/>
    <w:rsid w:val="54367F17"/>
    <w:rsid w:val="543EDBDC"/>
    <w:rsid w:val="5442FA10"/>
    <w:rsid w:val="544C60D6"/>
    <w:rsid w:val="545101BF"/>
    <w:rsid w:val="5468BDC3"/>
    <w:rsid w:val="54784ED8"/>
    <w:rsid w:val="547F677D"/>
    <w:rsid w:val="54808AF6"/>
    <w:rsid w:val="5490CDAF"/>
    <w:rsid w:val="5495FFBF"/>
    <w:rsid w:val="549EB4E7"/>
    <w:rsid w:val="54A78D94"/>
    <w:rsid w:val="54A81438"/>
    <w:rsid w:val="54B27B79"/>
    <w:rsid w:val="54B94ADF"/>
    <w:rsid w:val="54BB41F6"/>
    <w:rsid w:val="54BDD6C4"/>
    <w:rsid w:val="54DC8334"/>
    <w:rsid w:val="54E1A2A0"/>
    <w:rsid w:val="54EEC8B2"/>
    <w:rsid w:val="54FA7769"/>
    <w:rsid w:val="55074B0F"/>
    <w:rsid w:val="551FAF9E"/>
    <w:rsid w:val="5526E251"/>
    <w:rsid w:val="5538F56E"/>
    <w:rsid w:val="553E5AEF"/>
    <w:rsid w:val="554919D5"/>
    <w:rsid w:val="554AA2D4"/>
    <w:rsid w:val="55570D00"/>
    <w:rsid w:val="555BC8B3"/>
    <w:rsid w:val="555E135B"/>
    <w:rsid w:val="55614613"/>
    <w:rsid w:val="556AFF81"/>
    <w:rsid w:val="557CE757"/>
    <w:rsid w:val="55892429"/>
    <w:rsid w:val="55A98DD8"/>
    <w:rsid w:val="55AC6A9B"/>
    <w:rsid w:val="55AF2A7B"/>
    <w:rsid w:val="55AFC7BC"/>
    <w:rsid w:val="55B80F51"/>
    <w:rsid w:val="55BE81C6"/>
    <w:rsid w:val="55BFC90B"/>
    <w:rsid w:val="55C03D71"/>
    <w:rsid w:val="55C5BE53"/>
    <w:rsid w:val="55C6C409"/>
    <w:rsid w:val="55CC3408"/>
    <w:rsid w:val="55CD780D"/>
    <w:rsid w:val="55CE262D"/>
    <w:rsid w:val="55D5CE7B"/>
    <w:rsid w:val="55D7F549"/>
    <w:rsid w:val="55F4BEAB"/>
    <w:rsid w:val="55FFF1EE"/>
    <w:rsid w:val="56128527"/>
    <w:rsid w:val="5618D9FE"/>
    <w:rsid w:val="561C744A"/>
    <w:rsid w:val="561D6D85"/>
    <w:rsid w:val="56270E6A"/>
    <w:rsid w:val="562972C5"/>
    <w:rsid w:val="563D8E93"/>
    <w:rsid w:val="563E285E"/>
    <w:rsid w:val="564D879D"/>
    <w:rsid w:val="56531B60"/>
    <w:rsid w:val="566B46A3"/>
    <w:rsid w:val="566C493D"/>
    <w:rsid w:val="5686D08B"/>
    <w:rsid w:val="568CAA03"/>
    <w:rsid w:val="568D05ED"/>
    <w:rsid w:val="56992B14"/>
    <w:rsid w:val="56997DAD"/>
    <w:rsid w:val="569CCD29"/>
    <w:rsid w:val="56A0531A"/>
    <w:rsid w:val="56AAE484"/>
    <w:rsid w:val="56C32FBE"/>
    <w:rsid w:val="56D74D42"/>
    <w:rsid w:val="56DDE862"/>
    <w:rsid w:val="56E1CA7E"/>
    <w:rsid w:val="56E6BD8D"/>
    <w:rsid w:val="56F62608"/>
    <w:rsid w:val="56F96D60"/>
    <w:rsid w:val="56FACF1C"/>
    <w:rsid w:val="5706F543"/>
    <w:rsid w:val="570B0BDA"/>
    <w:rsid w:val="5715D92F"/>
    <w:rsid w:val="57281BDE"/>
    <w:rsid w:val="572D308C"/>
    <w:rsid w:val="573016CB"/>
    <w:rsid w:val="573AE670"/>
    <w:rsid w:val="573AF4BE"/>
    <w:rsid w:val="57423F39"/>
    <w:rsid w:val="5754A900"/>
    <w:rsid w:val="575663D5"/>
    <w:rsid w:val="576FEA5E"/>
    <w:rsid w:val="577068D6"/>
    <w:rsid w:val="5779F760"/>
    <w:rsid w:val="577AE038"/>
    <w:rsid w:val="57961EB2"/>
    <w:rsid w:val="57B5DEB2"/>
    <w:rsid w:val="57D02D17"/>
    <w:rsid w:val="57DFC7BC"/>
    <w:rsid w:val="57E163FD"/>
    <w:rsid w:val="57F32BB4"/>
    <w:rsid w:val="5818DEBB"/>
    <w:rsid w:val="583351B3"/>
    <w:rsid w:val="5849BBDB"/>
    <w:rsid w:val="585104A5"/>
    <w:rsid w:val="5858F927"/>
    <w:rsid w:val="586BEB1C"/>
    <w:rsid w:val="5896F92F"/>
    <w:rsid w:val="5899BF5B"/>
    <w:rsid w:val="589EC4F7"/>
    <w:rsid w:val="58A748FA"/>
    <w:rsid w:val="58AEDC71"/>
    <w:rsid w:val="58B12426"/>
    <w:rsid w:val="58B9807E"/>
    <w:rsid w:val="58C87AE5"/>
    <w:rsid w:val="58D71F2E"/>
    <w:rsid w:val="58E3BBE6"/>
    <w:rsid w:val="58F70526"/>
    <w:rsid w:val="591269A5"/>
    <w:rsid w:val="59153049"/>
    <w:rsid w:val="591CC3C0"/>
    <w:rsid w:val="592659D3"/>
    <w:rsid w:val="59414460"/>
    <w:rsid w:val="5949C142"/>
    <w:rsid w:val="595722FF"/>
    <w:rsid w:val="5957E5FE"/>
    <w:rsid w:val="59620DFD"/>
    <w:rsid w:val="5963B968"/>
    <w:rsid w:val="5964AAEF"/>
    <w:rsid w:val="598125D5"/>
    <w:rsid w:val="5981A722"/>
    <w:rsid w:val="5993DE18"/>
    <w:rsid w:val="5995F719"/>
    <w:rsid w:val="59988E45"/>
    <w:rsid w:val="599FD245"/>
    <w:rsid w:val="59C1B07B"/>
    <w:rsid w:val="59C2F49B"/>
    <w:rsid w:val="59CC7798"/>
    <w:rsid w:val="59D3BDF5"/>
    <w:rsid w:val="59E4AB49"/>
    <w:rsid w:val="59E913BF"/>
    <w:rsid w:val="59EA06A8"/>
    <w:rsid w:val="5A1B637E"/>
    <w:rsid w:val="5A29E4DD"/>
    <w:rsid w:val="5A30D7CD"/>
    <w:rsid w:val="5A33239F"/>
    <w:rsid w:val="5A352675"/>
    <w:rsid w:val="5A3AAB83"/>
    <w:rsid w:val="5A3ACB0D"/>
    <w:rsid w:val="5A3CDD0D"/>
    <w:rsid w:val="5A44C03A"/>
    <w:rsid w:val="5A46BB5B"/>
    <w:rsid w:val="5A482E2F"/>
    <w:rsid w:val="5A492F7D"/>
    <w:rsid w:val="5A55BC03"/>
    <w:rsid w:val="5A65F54F"/>
    <w:rsid w:val="5A69B0C6"/>
    <w:rsid w:val="5A6B7BD5"/>
    <w:rsid w:val="5A6E2E46"/>
    <w:rsid w:val="5A76D3AB"/>
    <w:rsid w:val="5A777783"/>
    <w:rsid w:val="5A8965D1"/>
    <w:rsid w:val="5ABA42CD"/>
    <w:rsid w:val="5ABFB246"/>
    <w:rsid w:val="5ACEB0F5"/>
    <w:rsid w:val="5AD6C262"/>
    <w:rsid w:val="5ADE073E"/>
    <w:rsid w:val="5AE14C92"/>
    <w:rsid w:val="5AEC888A"/>
    <w:rsid w:val="5AEE2F73"/>
    <w:rsid w:val="5AEFF7B9"/>
    <w:rsid w:val="5AF2276A"/>
    <w:rsid w:val="5AF399B9"/>
    <w:rsid w:val="5AF8995D"/>
    <w:rsid w:val="5AFADE15"/>
    <w:rsid w:val="5B0A4373"/>
    <w:rsid w:val="5B1E0EFB"/>
    <w:rsid w:val="5B2577DD"/>
    <w:rsid w:val="5B3A6823"/>
    <w:rsid w:val="5B3F9322"/>
    <w:rsid w:val="5B422314"/>
    <w:rsid w:val="5B433AB2"/>
    <w:rsid w:val="5B4B91E7"/>
    <w:rsid w:val="5B5E70D7"/>
    <w:rsid w:val="5B64EC1A"/>
    <w:rsid w:val="5B87C76A"/>
    <w:rsid w:val="5B89076D"/>
    <w:rsid w:val="5B890B8A"/>
    <w:rsid w:val="5B8FC268"/>
    <w:rsid w:val="5B90D752"/>
    <w:rsid w:val="5B9B7BCC"/>
    <w:rsid w:val="5BAACCBD"/>
    <w:rsid w:val="5BB995DC"/>
    <w:rsid w:val="5BBB77EF"/>
    <w:rsid w:val="5BC7B000"/>
    <w:rsid w:val="5BC80394"/>
    <w:rsid w:val="5BC9DF2C"/>
    <w:rsid w:val="5BDDC967"/>
    <w:rsid w:val="5BE84E1E"/>
    <w:rsid w:val="5BF5A326"/>
    <w:rsid w:val="5C0026DD"/>
    <w:rsid w:val="5C10D4D4"/>
    <w:rsid w:val="5C19BCC3"/>
    <w:rsid w:val="5C1A71CE"/>
    <w:rsid w:val="5C217833"/>
    <w:rsid w:val="5C258354"/>
    <w:rsid w:val="5C273012"/>
    <w:rsid w:val="5C304F93"/>
    <w:rsid w:val="5C3ED732"/>
    <w:rsid w:val="5C4768A3"/>
    <w:rsid w:val="5C52345B"/>
    <w:rsid w:val="5C5754C2"/>
    <w:rsid w:val="5C5773A4"/>
    <w:rsid w:val="5C66FC02"/>
    <w:rsid w:val="5C6BE0D3"/>
    <w:rsid w:val="5C7B9F8D"/>
    <w:rsid w:val="5C84F454"/>
    <w:rsid w:val="5C913B97"/>
    <w:rsid w:val="5C9D54A2"/>
    <w:rsid w:val="5C9F2E00"/>
    <w:rsid w:val="5CAD4D3C"/>
    <w:rsid w:val="5CB3F108"/>
    <w:rsid w:val="5CB51D21"/>
    <w:rsid w:val="5CC4FCC9"/>
    <w:rsid w:val="5CD4CB13"/>
    <w:rsid w:val="5CE0EF8E"/>
    <w:rsid w:val="5CF23E77"/>
    <w:rsid w:val="5D074840"/>
    <w:rsid w:val="5D089E6E"/>
    <w:rsid w:val="5D1192AB"/>
    <w:rsid w:val="5D140C36"/>
    <w:rsid w:val="5D1DD554"/>
    <w:rsid w:val="5D253B94"/>
    <w:rsid w:val="5D37B030"/>
    <w:rsid w:val="5D3EBBE4"/>
    <w:rsid w:val="5D3EC2FE"/>
    <w:rsid w:val="5D5C5D24"/>
    <w:rsid w:val="5D716C70"/>
    <w:rsid w:val="5D76A263"/>
    <w:rsid w:val="5D7F3779"/>
    <w:rsid w:val="5D82731B"/>
    <w:rsid w:val="5D83B9ED"/>
    <w:rsid w:val="5DA02FBB"/>
    <w:rsid w:val="5DA71DD0"/>
    <w:rsid w:val="5DABF289"/>
    <w:rsid w:val="5DB88754"/>
    <w:rsid w:val="5DB94D80"/>
    <w:rsid w:val="5DBFA683"/>
    <w:rsid w:val="5DC01897"/>
    <w:rsid w:val="5DD005EF"/>
    <w:rsid w:val="5DD038C0"/>
    <w:rsid w:val="5DDF9CBF"/>
    <w:rsid w:val="5E0E3004"/>
    <w:rsid w:val="5E15CE70"/>
    <w:rsid w:val="5E28CDBF"/>
    <w:rsid w:val="5E310780"/>
    <w:rsid w:val="5E3A32EC"/>
    <w:rsid w:val="5E3A9E1A"/>
    <w:rsid w:val="5E416E7B"/>
    <w:rsid w:val="5E46C333"/>
    <w:rsid w:val="5E4BCCDD"/>
    <w:rsid w:val="5E575CB6"/>
    <w:rsid w:val="5E580E9C"/>
    <w:rsid w:val="5E5D6E76"/>
    <w:rsid w:val="5E68935B"/>
    <w:rsid w:val="5E6F15A5"/>
    <w:rsid w:val="5E751F00"/>
    <w:rsid w:val="5E753799"/>
    <w:rsid w:val="5E872420"/>
    <w:rsid w:val="5E896ADA"/>
    <w:rsid w:val="5E8D8E27"/>
    <w:rsid w:val="5E90005B"/>
    <w:rsid w:val="5E95C3AE"/>
    <w:rsid w:val="5E9D6CE5"/>
    <w:rsid w:val="5EA3A581"/>
    <w:rsid w:val="5EB0838E"/>
    <w:rsid w:val="5EBAA0C1"/>
    <w:rsid w:val="5EBFA80F"/>
    <w:rsid w:val="5ED1BBC8"/>
    <w:rsid w:val="5EE47458"/>
    <w:rsid w:val="5EE71371"/>
    <w:rsid w:val="5EFF8E2B"/>
    <w:rsid w:val="5F027175"/>
    <w:rsid w:val="5F03042A"/>
    <w:rsid w:val="5F2F6EF7"/>
    <w:rsid w:val="5F343ACF"/>
    <w:rsid w:val="5F43A9BE"/>
    <w:rsid w:val="5F51746B"/>
    <w:rsid w:val="5F5A68A8"/>
    <w:rsid w:val="5F5AE37A"/>
    <w:rsid w:val="5F5D56E9"/>
    <w:rsid w:val="5F62244F"/>
    <w:rsid w:val="5F63318A"/>
    <w:rsid w:val="5F64CCCF"/>
    <w:rsid w:val="5F654A8B"/>
    <w:rsid w:val="5F6B07C1"/>
    <w:rsid w:val="5F74DBA0"/>
    <w:rsid w:val="5F7802CE"/>
    <w:rsid w:val="5F80AF0A"/>
    <w:rsid w:val="5F8F34FF"/>
    <w:rsid w:val="5F925E38"/>
    <w:rsid w:val="5FA9DCD3"/>
    <w:rsid w:val="5FAD81DC"/>
    <w:rsid w:val="5FB92A04"/>
    <w:rsid w:val="5FBDC071"/>
    <w:rsid w:val="5FC4E979"/>
    <w:rsid w:val="5FCEC174"/>
    <w:rsid w:val="5FD525FB"/>
    <w:rsid w:val="5FE5DF85"/>
    <w:rsid w:val="5FE9F73F"/>
    <w:rsid w:val="5FEAB6F0"/>
    <w:rsid w:val="5FEFAF1E"/>
    <w:rsid w:val="5FF25404"/>
    <w:rsid w:val="60065162"/>
    <w:rsid w:val="602C7F3B"/>
    <w:rsid w:val="602D1FCF"/>
    <w:rsid w:val="602E3B0B"/>
    <w:rsid w:val="6031502B"/>
    <w:rsid w:val="603579F3"/>
    <w:rsid w:val="603898EC"/>
    <w:rsid w:val="60402676"/>
    <w:rsid w:val="6045EB7C"/>
    <w:rsid w:val="60530A31"/>
    <w:rsid w:val="606AA0A5"/>
    <w:rsid w:val="606BC510"/>
    <w:rsid w:val="607D2BD0"/>
    <w:rsid w:val="60A4349A"/>
    <w:rsid w:val="60A500DE"/>
    <w:rsid w:val="60A85D05"/>
    <w:rsid w:val="60A97AFF"/>
    <w:rsid w:val="60B3EE76"/>
    <w:rsid w:val="60B49181"/>
    <w:rsid w:val="60B7C9BA"/>
    <w:rsid w:val="60B8A93B"/>
    <w:rsid w:val="60B9240D"/>
    <w:rsid w:val="60BBDBFC"/>
    <w:rsid w:val="60BD3CC2"/>
    <w:rsid w:val="60C063F0"/>
    <w:rsid w:val="60C2C5ED"/>
    <w:rsid w:val="60CFC74C"/>
    <w:rsid w:val="60DA9E68"/>
    <w:rsid w:val="60E5FEB7"/>
    <w:rsid w:val="60E80212"/>
    <w:rsid w:val="60ED6172"/>
    <w:rsid w:val="6103C42B"/>
    <w:rsid w:val="61074885"/>
    <w:rsid w:val="6109C3C5"/>
    <w:rsid w:val="610B6597"/>
    <w:rsid w:val="611AEBD4"/>
    <w:rsid w:val="6123BA8E"/>
    <w:rsid w:val="6134BA5E"/>
    <w:rsid w:val="613F216F"/>
    <w:rsid w:val="614E7FB3"/>
    <w:rsid w:val="615322C1"/>
    <w:rsid w:val="6154396B"/>
    <w:rsid w:val="61585EFC"/>
    <w:rsid w:val="615DA469"/>
    <w:rsid w:val="61602AC4"/>
    <w:rsid w:val="61613D0E"/>
    <w:rsid w:val="6171A0B2"/>
    <w:rsid w:val="617BDB39"/>
    <w:rsid w:val="618B92E8"/>
    <w:rsid w:val="61A5DD17"/>
    <w:rsid w:val="61AEB3E2"/>
    <w:rsid w:val="61B52D9A"/>
    <w:rsid w:val="61C8F030"/>
    <w:rsid w:val="61CC2AE8"/>
    <w:rsid w:val="61D257FF"/>
    <w:rsid w:val="61DEB6A4"/>
    <w:rsid w:val="61FF8C01"/>
    <w:rsid w:val="620AD104"/>
    <w:rsid w:val="620CF2F7"/>
    <w:rsid w:val="622187CD"/>
    <w:rsid w:val="6224DB51"/>
    <w:rsid w:val="6229FABD"/>
    <w:rsid w:val="623C0D4B"/>
    <w:rsid w:val="62428BA2"/>
    <w:rsid w:val="624A9F6B"/>
    <w:rsid w:val="625DC7E8"/>
    <w:rsid w:val="6263014B"/>
    <w:rsid w:val="6264A741"/>
    <w:rsid w:val="626BFC54"/>
    <w:rsid w:val="62703188"/>
    <w:rsid w:val="6284C666"/>
    <w:rsid w:val="62883AC7"/>
    <w:rsid w:val="629D3429"/>
    <w:rsid w:val="62E1CEF5"/>
    <w:rsid w:val="62EF85AB"/>
    <w:rsid w:val="62F868B0"/>
    <w:rsid w:val="6300F550"/>
    <w:rsid w:val="630EBEFB"/>
    <w:rsid w:val="63218D69"/>
    <w:rsid w:val="63347C9A"/>
    <w:rsid w:val="633B13F2"/>
    <w:rsid w:val="6344A622"/>
    <w:rsid w:val="63515037"/>
    <w:rsid w:val="636F3EB2"/>
    <w:rsid w:val="6372C086"/>
    <w:rsid w:val="6386807B"/>
    <w:rsid w:val="639C8C42"/>
    <w:rsid w:val="63A84AAA"/>
    <w:rsid w:val="63AB470C"/>
    <w:rsid w:val="63AF4F1D"/>
    <w:rsid w:val="63B779A1"/>
    <w:rsid w:val="63BA863F"/>
    <w:rsid w:val="63BB118A"/>
    <w:rsid w:val="63BD51D2"/>
    <w:rsid w:val="63C1D9A7"/>
    <w:rsid w:val="63CAA289"/>
    <w:rsid w:val="63D3FB6D"/>
    <w:rsid w:val="63DCBAE9"/>
    <w:rsid w:val="63E09C42"/>
    <w:rsid w:val="63F305BA"/>
    <w:rsid w:val="63F322AF"/>
    <w:rsid w:val="6403D377"/>
    <w:rsid w:val="64044E18"/>
    <w:rsid w:val="64057A68"/>
    <w:rsid w:val="64205073"/>
    <w:rsid w:val="64250E9D"/>
    <w:rsid w:val="643A6AB4"/>
    <w:rsid w:val="644BBFF7"/>
    <w:rsid w:val="64534F69"/>
    <w:rsid w:val="6457AFA9"/>
    <w:rsid w:val="645CA84D"/>
    <w:rsid w:val="645E314C"/>
    <w:rsid w:val="645E4777"/>
    <w:rsid w:val="64600721"/>
    <w:rsid w:val="64651720"/>
    <w:rsid w:val="646B48D6"/>
    <w:rsid w:val="6474B79F"/>
    <w:rsid w:val="6475C612"/>
    <w:rsid w:val="647D7FCC"/>
    <w:rsid w:val="6483B182"/>
    <w:rsid w:val="6486D28A"/>
    <w:rsid w:val="648B005A"/>
    <w:rsid w:val="649AAAB3"/>
    <w:rsid w:val="649EBBF2"/>
    <w:rsid w:val="64B1C8C4"/>
    <w:rsid w:val="64B6D3C4"/>
    <w:rsid w:val="64CA7FEC"/>
    <w:rsid w:val="64DAEB8C"/>
    <w:rsid w:val="64DE18A3"/>
    <w:rsid w:val="64E36AE0"/>
    <w:rsid w:val="64EBA6F5"/>
    <w:rsid w:val="6501EC84"/>
    <w:rsid w:val="65046322"/>
    <w:rsid w:val="652AADA1"/>
    <w:rsid w:val="653A8073"/>
    <w:rsid w:val="6542F58A"/>
    <w:rsid w:val="654B8938"/>
    <w:rsid w:val="65626826"/>
    <w:rsid w:val="6566690A"/>
    <w:rsid w:val="656EB309"/>
    <w:rsid w:val="657421EC"/>
    <w:rsid w:val="6589E4B7"/>
    <w:rsid w:val="658EAF2C"/>
    <w:rsid w:val="65A22625"/>
    <w:rsid w:val="65A33B35"/>
    <w:rsid w:val="65A84410"/>
    <w:rsid w:val="65A90C6A"/>
    <w:rsid w:val="65B66C7F"/>
    <w:rsid w:val="65BCB8B3"/>
    <w:rsid w:val="65C38EA1"/>
    <w:rsid w:val="65C741B4"/>
    <w:rsid w:val="65D09A2A"/>
    <w:rsid w:val="65D4B81E"/>
    <w:rsid w:val="65D8672E"/>
    <w:rsid w:val="65E71D14"/>
    <w:rsid w:val="65E770A8"/>
    <w:rsid w:val="65EA1112"/>
    <w:rsid w:val="65FB8518"/>
    <w:rsid w:val="660C3C07"/>
    <w:rsid w:val="661C7A95"/>
    <w:rsid w:val="661D9FA9"/>
    <w:rsid w:val="661FDBF2"/>
    <w:rsid w:val="6628900F"/>
    <w:rsid w:val="66297818"/>
    <w:rsid w:val="662F57D7"/>
    <w:rsid w:val="663A6E34"/>
    <w:rsid w:val="663FC7C9"/>
    <w:rsid w:val="664248DD"/>
    <w:rsid w:val="665D8866"/>
    <w:rsid w:val="6660DEF7"/>
    <w:rsid w:val="666614F4"/>
    <w:rsid w:val="666C4595"/>
    <w:rsid w:val="6672FAF6"/>
    <w:rsid w:val="6677BDF5"/>
    <w:rsid w:val="667B7620"/>
    <w:rsid w:val="667CFF1F"/>
    <w:rsid w:val="66948409"/>
    <w:rsid w:val="669F1ABE"/>
    <w:rsid w:val="669F867F"/>
    <w:rsid w:val="66B4F7A4"/>
    <w:rsid w:val="66E5FD1E"/>
    <w:rsid w:val="66EDE146"/>
    <w:rsid w:val="66EE417C"/>
    <w:rsid w:val="670025B8"/>
    <w:rsid w:val="670392FE"/>
    <w:rsid w:val="6713738A"/>
    <w:rsid w:val="6716CDB0"/>
    <w:rsid w:val="671E05F6"/>
    <w:rsid w:val="671E479D"/>
    <w:rsid w:val="67203105"/>
    <w:rsid w:val="67386065"/>
    <w:rsid w:val="673F7343"/>
    <w:rsid w:val="67432258"/>
    <w:rsid w:val="6750F0B8"/>
    <w:rsid w:val="67656B2D"/>
    <w:rsid w:val="6767D86D"/>
    <w:rsid w:val="676D3FDA"/>
    <w:rsid w:val="67774FF1"/>
    <w:rsid w:val="67792457"/>
    <w:rsid w:val="67856C18"/>
    <w:rsid w:val="67DE2586"/>
    <w:rsid w:val="67DE9834"/>
    <w:rsid w:val="67E707DA"/>
    <w:rsid w:val="67EDE3BF"/>
    <w:rsid w:val="67F0DB3F"/>
    <w:rsid w:val="67F34AFE"/>
    <w:rsid w:val="67F3758D"/>
    <w:rsid w:val="67F82DC7"/>
    <w:rsid w:val="68274EFA"/>
    <w:rsid w:val="682AFF0A"/>
    <w:rsid w:val="6836416D"/>
    <w:rsid w:val="683B6C6C"/>
    <w:rsid w:val="683F760A"/>
    <w:rsid w:val="6848D08E"/>
    <w:rsid w:val="684A211C"/>
    <w:rsid w:val="68550A70"/>
    <w:rsid w:val="6860CD0B"/>
    <w:rsid w:val="686E006C"/>
    <w:rsid w:val="68738A90"/>
    <w:rsid w:val="6875A06A"/>
    <w:rsid w:val="687C1F4B"/>
    <w:rsid w:val="6880C187"/>
    <w:rsid w:val="688BC040"/>
    <w:rsid w:val="6890480D"/>
    <w:rsid w:val="689D9195"/>
    <w:rsid w:val="68AA4BBD"/>
    <w:rsid w:val="68D18F4E"/>
    <w:rsid w:val="68E4F114"/>
    <w:rsid w:val="68E56780"/>
    <w:rsid w:val="68F16254"/>
    <w:rsid w:val="68F44572"/>
    <w:rsid w:val="690D53A5"/>
    <w:rsid w:val="69125E87"/>
    <w:rsid w:val="691C9E5A"/>
    <w:rsid w:val="69234C2C"/>
    <w:rsid w:val="692440C6"/>
    <w:rsid w:val="692784C6"/>
    <w:rsid w:val="692A1A8B"/>
    <w:rsid w:val="69305D2C"/>
    <w:rsid w:val="6932FC76"/>
    <w:rsid w:val="6939971C"/>
    <w:rsid w:val="6939EFD5"/>
    <w:rsid w:val="693BBA09"/>
    <w:rsid w:val="6952D3FD"/>
    <w:rsid w:val="695A8BB3"/>
    <w:rsid w:val="696C5606"/>
    <w:rsid w:val="697EA28F"/>
    <w:rsid w:val="6982F6AF"/>
    <w:rsid w:val="698E4BF0"/>
    <w:rsid w:val="699A8C78"/>
    <w:rsid w:val="69A37548"/>
    <w:rsid w:val="69AF9C20"/>
    <w:rsid w:val="69C05E7B"/>
    <w:rsid w:val="69C90323"/>
    <w:rsid w:val="69D1BAA3"/>
    <w:rsid w:val="69E85AFE"/>
    <w:rsid w:val="69F000A4"/>
    <w:rsid w:val="69F8866F"/>
    <w:rsid w:val="6A078EDA"/>
    <w:rsid w:val="6A1250DC"/>
    <w:rsid w:val="6A15C8BA"/>
    <w:rsid w:val="6A2115BF"/>
    <w:rsid w:val="6A2D9AE9"/>
    <w:rsid w:val="6A34D9D1"/>
    <w:rsid w:val="6A38CC21"/>
    <w:rsid w:val="6A47CB5B"/>
    <w:rsid w:val="6A4899C6"/>
    <w:rsid w:val="6A4F875B"/>
    <w:rsid w:val="6A55CDF6"/>
    <w:rsid w:val="6A571DA9"/>
    <w:rsid w:val="6A60BA71"/>
    <w:rsid w:val="6A727BAD"/>
    <w:rsid w:val="6A7DDB57"/>
    <w:rsid w:val="6A812F6D"/>
    <w:rsid w:val="6A820CC2"/>
    <w:rsid w:val="6A848C72"/>
    <w:rsid w:val="6A85C0D0"/>
    <w:rsid w:val="6A8B89CE"/>
    <w:rsid w:val="6A924B7A"/>
    <w:rsid w:val="6A9A8B99"/>
    <w:rsid w:val="6AA09EB6"/>
    <w:rsid w:val="6AA3D553"/>
    <w:rsid w:val="6AAB3A8B"/>
    <w:rsid w:val="6AC78F96"/>
    <w:rsid w:val="6ACC2F60"/>
    <w:rsid w:val="6AD3CBC4"/>
    <w:rsid w:val="6ADEE614"/>
    <w:rsid w:val="6AE1282D"/>
    <w:rsid w:val="6AE2ED9A"/>
    <w:rsid w:val="6AEC3BE6"/>
    <w:rsid w:val="6AED429D"/>
    <w:rsid w:val="6B06F530"/>
    <w:rsid w:val="6B1B6A98"/>
    <w:rsid w:val="6B1C6096"/>
    <w:rsid w:val="6B25E0C3"/>
    <w:rsid w:val="6B438F07"/>
    <w:rsid w:val="6B44CCC3"/>
    <w:rsid w:val="6B455B8E"/>
    <w:rsid w:val="6B46306F"/>
    <w:rsid w:val="6B4C2675"/>
    <w:rsid w:val="6B79FD9A"/>
    <w:rsid w:val="6B82B654"/>
    <w:rsid w:val="6B9E5C8F"/>
    <w:rsid w:val="6BA160DE"/>
    <w:rsid w:val="6BA4F846"/>
    <w:rsid w:val="6BAEA4BE"/>
    <w:rsid w:val="6BB01BDC"/>
    <w:rsid w:val="6BB985A6"/>
    <w:rsid w:val="6BCF7C3D"/>
    <w:rsid w:val="6BD543F1"/>
    <w:rsid w:val="6BD779DB"/>
    <w:rsid w:val="6BF4ABC3"/>
    <w:rsid w:val="6BFA9294"/>
    <w:rsid w:val="6C0B735C"/>
    <w:rsid w:val="6C265211"/>
    <w:rsid w:val="6C30A1C2"/>
    <w:rsid w:val="6C30E8FA"/>
    <w:rsid w:val="6C357FFC"/>
    <w:rsid w:val="6C49138D"/>
    <w:rsid w:val="6C5ED803"/>
    <w:rsid w:val="6C68C1E4"/>
    <w:rsid w:val="6C8CDD37"/>
    <w:rsid w:val="6C922CDC"/>
    <w:rsid w:val="6C988A80"/>
    <w:rsid w:val="6CA84F70"/>
    <w:rsid w:val="6CD38009"/>
    <w:rsid w:val="6CF8BE1E"/>
    <w:rsid w:val="6CFFE3F2"/>
    <w:rsid w:val="6D0355C2"/>
    <w:rsid w:val="6D04425A"/>
    <w:rsid w:val="6D13798E"/>
    <w:rsid w:val="6D19C3AC"/>
    <w:rsid w:val="6D1BD0C5"/>
    <w:rsid w:val="6D1C15E6"/>
    <w:rsid w:val="6D2E37A2"/>
    <w:rsid w:val="6D301DD2"/>
    <w:rsid w:val="6D384F3C"/>
    <w:rsid w:val="6D386768"/>
    <w:rsid w:val="6D399665"/>
    <w:rsid w:val="6D41B2B8"/>
    <w:rsid w:val="6D5001F9"/>
    <w:rsid w:val="6D53BE59"/>
    <w:rsid w:val="6D5B83A0"/>
    <w:rsid w:val="6D5CAB10"/>
    <w:rsid w:val="6D5CCD34"/>
    <w:rsid w:val="6D63F690"/>
    <w:rsid w:val="6D64FE42"/>
    <w:rsid w:val="6D79A848"/>
    <w:rsid w:val="6D885E9E"/>
    <w:rsid w:val="6D956E36"/>
    <w:rsid w:val="6DB4FCEE"/>
    <w:rsid w:val="6DB9CE47"/>
    <w:rsid w:val="6DC02EB1"/>
    <w:rsid w:val="6DC1CD01"/>
    <w:rsid w:val="6DC60EC6"/>
    <w:rsid w:val="6DCC7387"/>
    <w:rsid w:val="6DCED49C"/>
    <w:rsid w:val="6DCFB94B"/>
    <w:rsid w:val="6DFF1E49"/>
    <w:rsid w:val="6E1A9C76"/>
    <w:rsid w:val="6E251630"/>
    <w:rsid w:val="6E3DDA5F"/>
    <w:rsid w:val="6E46E5A8"/>
    <w:rsid w:val="6E47C2B8"/>
    <w:rsid w:val="6E4B4A84"/>
    <w:rsid w:val="6E4C4080"/>
    <w:rsid w:val="6E4D802B"/>
    <w:rsid w:val="6E573EB1"/>
    <w:rsid w:val="6E5AEB9C"/>
    <w:rsid w:val="6E5F510A"/>
    <w:rsid w:val="6E5F8CB2"/>
    <w:rsid w:val="6E6343F1"/>
    <w:rsid w:val="6E6F4D4E"/>
    <w:rsid w:val="6E830D43"/>
    <w:rsid w:val="6E879F18"/>
    <w:rsid w:val="6E904173"/>
    <w:rsid w:val="6EA11F46"/>
    <w:rsid w:val="6EA882E1"/>
    <w:rsid w:val="6EA8D675"/>
    <w:rsid w:val="6EA963D8"/>
    <w:rsid w:val="6EB9F18D"/>
    <w:rsid w:val="6EBBCC21"/>
    <w:rsid w:val="6ED16D36"/>
    <w:rsid w:val="6EE115E2"/>
    <w:rsid w:val="6EE1A95B"/>
    <w:rsid w:val="6EF65BFF"/>
    <w:rsid w:val="6F0053D1"/>
    <w:rsid w:val="6F191183"/>
    <w:rsid w:val="6F19709B"/>
    <w:rsid w:val="6F1C2B3D"/>
    <w:rsid w:val="6F332CEA"/>
    <w:rsid w:val="6F39343D"/>
    <w:rsid w:val="6F4EC6A2"/>
    <w:rsid w:val="6F510089"/>
    <w:rsid w:val="6F517F4B"/>
    <w:rsid w:val="6F53156D"/>
    <w:rsid w:val="6F5ABE14"/>
    <w:rsid w:val="6F5FCBE0"/>
    <w:rsid w:val="6F649940"/>
    <w:rsid w:val="6F6F7A28"/>
    <w:rsid w:val="6F7321B6"/>
    <w:rsid w:val="6F788880"/>
    <w:rsid w:val="6F7A2E2F"/>
    <w:rsid w:val="6F7FA9F1"/>
    <w:rsid w:val="6F80111B"/>
    <w:rsid w:val="6F8578C2"/>
    <w:rsid w:val="6F87CB19"/>
    <w:rsid w:val="6F8AE3BF"/>
    <w:rsid w:val="6F917E24"/>
    <w:rsid w:val="6F934B1C"/>
    <w:rsid w:val="6F95B866"/>
    <w:rsid w:val="6F9C9FE3"/>
    <w:rsid w:val="6F9E425E"/>
    <w:rsid w:val="6FAC40A8"/>
    <w:rsid w:val="6FADDABA"/>
    <w:rsid w:val="6FB5362C"/>
    <w:rsid w:val="6FB78FF9"/>
    <w:rsid w:val="6FBC9C06"/>
    <w:rsid w:val="6FC261FB"/>
    <w:rsid w:val="6FC4F8CB"/>
    <w:rsid w:val="6FD8FEBE"/>
    <w:rsid w:val="6FDDD7D4"/>
    <w:rsid w:val="6FEA4630"/>
    <w:rsid w:val="7004E161"/>
    <w:rsid w:val="701A4896"/>
    <w:rsid w:val="70233B4C"/>
    <w:rsid w:val="70323667"/>
    <w:rsid w:val="7032B3BB"/>
    <w:rsid w:val="703809B2"/>
    <w:rsid w:val="703F2817"/>
    <w:rsid w:val="70421303"/>
    <w:rsid w:val="7048BF8B"/>
    <w:rsid w:val="70503CDB"/>
    <w:rsid w:val="7056E95F"/>
    <w:rsid w:val="705E6EBB"/>
    <w:rsid w:val="70658F68"/>
    <w:rsid w:val="706A3819"/>
    <w:rsid w:val="7070E185"/>
    <w:rsid w:val="70789348"/>
    <w:rsid w:val="707F97F6"/>
    <w:rsid w:val="70837A97"/>
    <w:rsid w:val="7092713F"/>
    <w:rsid w:val="70933FDD"/>
    <w:rsid w:val="7093633A"/>
    <w:rsid w:val="70983619"/>
    <w:rsid w:val="70AD36D0"/>
    <w:rsid w:val="70C862FE"/>
    <w:rsid w:val="70D032E3"/>
    <w:rsid w:val="70D0609C"/>
    <w:rsid w:val="70D1BBE2"/>
    <w:rsid w:val="70DDF8FA"/>
    <w:rsid w:val="70E5F4D0"/>
    <w:rsid w:val="70E75F8E"/>
    <w:rsid w:val="70F03424"/>
    <w:rsid w:val="70F442A3"/>
    <w:rsid w:val="70F7A73A"/>
    <w:rsid w:val="70FE2217"/>
    <w:rsid w:val="70FE2349"/>
    <w:rsid w:val="7102A9E0"/>
    <w:rsid w:val="7108042B"/>
    <w:rsid w:val="7113CF87"/>
    <w:rsid w:val="711A56A4"/>
    <w:rsid w:val="711E8898"/>
    <w:rsid w:val="7127CCE5"/>
    <w:rsid w:val="71372FAB"/>
    <w:rsid w:val="7150040F"/>
    <w:rsid w:val="7154E70D"/>
    <w:rsid w:val="716A8156"/>
    <w:rsid w:val="716F24D6"/>
    <w:rsid w:val="717552D6"/>
    <w:rsid w:val="71804363"/>
    <w:rsid w:val="7188ADBD"/>
    <w:rsid w:val="71913461"/>
    <w:rsid w:val="719BA786"/>
    <w:rsid w:val="719E46BF"/>
    <w:rsid w:val="71AC190F"/>
    <w:rsid w:val="71CC099F"/>
    <w:rsid w:val="71FB116D"/>
    <w:rsid w:val="71FC0711"/>
    <w:rsid w:val="7212AC9C"/>
    <w:rsid w:val="721645F8"/>
    <w:rsid w:val="7219AE27"/>
    <w:rsid w:val="723A9979"/>
    <w:rsid w:val="7241E98A"/>
    <w:rsid w:val="7245BF40"/>
    <w:rsid w:val="72472101"/>
    <w:rsid w:val="724F3BA6"/>
    <w:rsid w:val="7270A24A"/>
    <w:rsid w:val="72728F09"/>
    <w:rsid w:val="727FC99E"/>
    <w:rsid w:val="72824EB0"/>
    <w:rsid w:val="7289B785"/>
    <w:rsid w:val="72983260"/>
    <w:rsid w:val="72985A99"/>
    <w:rsid w:val="72A12BF8"/>
    <w:rsid w:val="72A25766"/>
    <w:rsid w:val="72A7EF7F"/>
    <w:rsid w:val="72EA551B"/>
    <w:rsid w:val="72FE4F15"/>
    <w:rsid w:val="7300F0EC"/>
    <w:rsid w:val="730BE6BE"/>
    <w:rsid w:val="73113F76"/>
    <w:rsid w:val="731EE87A"/>
    <w:rsid w:val="73212E96"/>
    <w:rsid w:val="733E1AB9"/>
    <w:rsid w:val="73492973"/>
    <w:rsid w:val="735AB7DE"/>
    <w:rsid w:val="735CF5D7"/>
    <w:rsid w:val="735F621B"/>
    <w:rsid w:val="7369DC30"/>
    <w:rsid w:val="738B90AC"/>
    <w:rsid w:val="7394CCEA"/>
    <w:rsid w:val="73AD3CDB"/>
    <w:rsid w:val="73B5E146"/>
    <w:rsid w:val="73C01612"/>
    <w:rsid w:val="73C2453E"/>
    <w:rsid w:val="73C360E0"/>
    <w:rsid w:val="73C40789"/>
    <w:rsid w:val="73D937F4"/>
    <w:rsid w:val="73E7927F"/>
    <w:rsid w:val="73E9D736"/>
    <w:rsid w:val="73EC2261"/>
    <w:rsid w:val="73EEC7EE"/>
    <w:rsid w:val="73EF42C0"/>
    <w:rsid w:val="73F6249E"/>
    <w:rsid w:val="74098EE8"/>
    <w:rsid w:val="7414FC4A"/>
    <w:rsid w:val="741CD39D"/>
    <w:rsid w:val="742AA56E"/>
    <w:rsid w:val="74305F90"/>
    <w:rsid w:val="743591CB"/>
    <w:rsid w:val="743F54DE"/>
    <w:rsid w:val="74413076"/>
    <w:rsid w:val="74536156"/>
    <w:rsid w:val="7455367A"/>
    <w:rsid w:val="745E4C33"/>
    <w:rsid w:val="7462C6AB"/>
    <w:rsid w:val="74667465"/>
    <w:rsid w:val="746BDBAB"/>
    <w:rsid w:val="7470E1E4"/>
    <w:rsid w:val="74816485"/>
    <w:rsid w:val="7487494E"/>
    <w:rsid w:val="7490E20A"/>
    <w:rsid w:val="749581A2"/>
    <w:rsid w:val="74964FF2"/>
    <w:rsid w:val="7498B1EF"/>
    <w:rsid w:val="749EBBC8"/>
    <w:rsid w:val="74AD8011"/>
    <w:rsid w:val="74AE2E59"/>
    <w:rsid w:val="74B1056B"/>
    <w:rsid w:val="74B8A9F7"/>
    <w:rsid w:val="74BEBAE8"/>
    <w:rsid w:val="74C73870"/>
    <w:rsid w:val="74C90FEB"/>
    <w:rsid w:val="74D01682"/>
    <w:rsid w:val="74D47642"/>
    <w:rsid w:val="74DFA11C"/>
    <w:rsid w:val="74E05881"/>
    <w:rsid w:val="74EDAA6B"/>
    <w:rsid w:val="74F2ACF3"/>
    <w:rsid w:val="74FE805D"/>
    <w:rsid w:val="7504D534"/>
    <w:rsid w:val="75118548"/>
    <w:rsid w:val="752210A2"/>
    <w:rsid w:val="7528CD66"/>
    <w:rsid w:val="752A27B1"/>
    <w:rsid w:val="75342920"/>
    <w:rsid w:val="7543D0E2"/>
    <w:rsid w:val="7549A902"/>
    <w:rsid w:val="754A5C8A"/>
    <w:rsid w:val="75504ECB"/>
    <w:rsid w:val="7550FA95"/>
    <w:rsid w:val="755D7A0A"/>
    <w:rsid w:val="757B941A"/>
    <w:rsid w:val="757D2E2C"/>
    <w:rsid w:val="758162D8"/>
    <w:rsid w:val="758449F3"/>
    <w:rsid w:val="7585FA42"/>
    <w:rsid w:val="758A873A"/>
    <w:rsid w:val="75A8C762"/>
    <w:rsid w:val="75B61448"/>
    <w:rsid w:val="75BA95C1"/>
    <w:rsid w:val="75C2251B"/>
    <w:rsid w:val="75DC0F50"/>
    <w:rsid w:val="75E16D20"/>
    <w:rsid w:val="75E5B00D"/>
    <w:rsid w:val="75F4AEBD"/>
    <w:rsid w:val="75F891AC"/>
    <w:rsid w:val="75FD547F"/>
    <w:rsid w:val="76090DCD"/>
    <w:rsid w:val="761CA682"/>
    <w:rsid w:val="761F7D3C"/>
    <w:rsid w:val="7621878C"/>
    <w:rsid w:val="763887A9"/>
    <w:rsid w:val="76388F72"/>
    <w:rsid w:val="7638F41A"/>
    <w:rsid w:val="76541E31"/>
    <w:rsid w:val="766790C5"/>
    <w:rsid w:val="767122F5"/>
    <w:rsid w:val="76720E01"/>
    <w:rsid w:val="767288D3"/>
    <w:rsid w:val="767B8E9E"/>
    <w:rsid w:val="76920A24"/>
    <w:rsid w:val="76A0C292"/>
    <w:rsid w:val="76A5A5D0"/>
    <w:rsid w:val="76B619E4"/>
    <w:rsid w:val="76C6FAAC"/>
    <w:rsid w:val="76C7B962"/>
    <w:rsid w:val="76C7F050"/>
    <w:rsid w:val="76CB4A4F"/>
    <w:rsid w:val="76CC83D7"/>
    <w:rsid w:val="76CD04BE"/>
    <w:rsid w:val="76DD1FEF"/>
    <w:rsid w:val="76DFB2CF"/>
    <w:rsid w:val="7703E86A"/>
    <w:rsid w:val="77068430"/>
    <w:rsid w:val="77083E88"/>
    <w:rsid w:val="77166DCA"/>
    <w:rsid w:val="77226209"/>
    <w:rsid w:val="77260409"/>
    <w:rsid w:val="772E4F1C"/>
    <w:rsid w:val="772F81F1"/>
    <w:rsid w:val="772FE5AE"/>
    <w:rsid w:val="773E7848"/>
    <w:rsid w:val="773F5C5F"/>
    <w:rsid w:val="77466B12"/>
    <w:rsid w:val="7751A5FF"/>
    <w:rsid w:val="7761502E"/>
    <w:rsid w:val="7766E691"/>
    <w:rsid w:val="776CF116"/>
    <w:rsid w:val="776F00F9"/>
    <w:rsid w:val="77754563"/>
    <w:rsid w:val="7775DCDB"/>
    <w:rsid w:val="7775F306"/>
    <w:rsid w:val="7799DA43"/>
    <w:rsid w:val="779FAB3C"/>
    <w:rsid w:val="77A2F088"/>
    <w:rsid w:val="77A9A505"/>
    <w:rsid w:val="77C071F8"/>
    <w:rsid w:val="77CA98B4"/>
    <w:rsid w:val="77D2096D"/>
    <w:rsid w:val="77D5E8D2"/>
    <w:rsid w:val="77D65C8A"/>
    <w:rsid w:val="77E9A24C"/>
    <w:rsid w:val="77E9E630"/>
    <w:rsid w:val="77F16255"/>
    <w:rsid w:val="77FD4565"/>
    <w:rsid w:val="77FFDFE9"/>
    <w:rsid w:val="7800896F"/>
    <w:rsid w:val="780A6F28"/>
    <w:rsid w:val="78111BA6"/>
    <w:rsid w:val="78118BDC"/>
    <w:rsid w:val="78146A27"/>
    <w:rsid w:val="7816B0E1"/>
    <w:rsid w:val="781858BF"/>
    <w:rsid w:val="78190EC1"/>
    <w:rsid w:val="7827DAA5"/>
    <w:rsid w:val="782A4998"/>
    <w:rsid w:val="78359ABA"/>
    <w:rsid w:val="7848359C"/>
    <w:rsid w:val="784C498C"/>
    <w:rsid w:val="785A79DB"/>
    <w:rsid w:val="786E652B"/>
    <w:rsid w:val="7870C986"/>
    <w:rsid w:val="787385C5"/>
    <w:rsid w:val="78874C95"/>
    <w:rsid w:val="788BFF51"/>
    <w:rsid w:val="788CA35A"/>
    <w:rsid w:val="7891C9A1"/>
    <w:rsid w:val="78A4CD9F"/>
    <w:rsid w:val="78B886D1"/>
    <w:rsid w:val="78C554E3"/>
    <w:rsid w:val="78C5B2BE"/>
    <w:rsid w:val="78C5D247"/>
    <w:rsid w:val="78CA1F7D"/>
    <w:rsid w:val="78D9E59D"/>
    <w:rsid w:val="78E7AEAF"/>
    <w:rsid w:val="78ED3BA9"/>
    <w:rsid w:val="78F07791"/>
    <w:rsid w:val="78F29092"/>
    <w:rsid w:val="78F50F1C"/>
    <w:rsid w:val="7904F7F3"/>
    <w:rsid w:val="790E3D76"/>
    <w:rsid w:val="79119210"/>
    <w:rsid w:val="791E49F4"/>
    <w:rsid w:val="7931A607"/>
    <w:rsid w:val="79332823"/>
    <w:rsid w:val="79626C02"/>
    <w:rsid w:val="796B1F0E"/>
    <w:rsid w:val="7972AABA"/>
    <w:rsid w:val="79794117"/>
    <w:rsid w:val="79841C7F"/>
    <w:rsid w:val="799E7155"/>
    <w:rsid w:val="79A3B731"/>
    <w:rsid w:val="79A64A2C"/>
    <w:rsid w:val="79B76440"/>
    <w:rsid w:val="79B78F90"/>
    <w:rsid w:val="79B7FBC9"/>
    <w:rsid w:val="79D8F051"/>
    <w:rsid w:val="79DF0562"/>
    <w:rsid w:val="79E63979"/>
    <w:rsid w:val="79ED232E"/>
    <w:rsid w:val="7A0D8F8B"/>
    <w:rsid w:val="7A0F3852"/>
    <w:rsid w:val="7A181664"/>
    <w:rsid w:val="7A1FA248"/>
    <w:rsid w:val="7A2260CF"/>
    <w:rsid w:val="7A2C2891"/>
    <w:rsid w:val="7A305391"/>
    <w:rsid w:val="7A33EB1D"/>
    <w:rsid w:val="7A3DEF4F"/>
    <w:rsid w:val="7A43621C"/>
    <w:rsid w:val="7A4581AD"/>
    <w:rsid w:val="7A5820B8"/>
    <w:rsid w:val="7A5FC79B"/>
    <w:rsid w:val="7A768FBF"/>
    <w:rsid w:val="7A8D0AC5"/>
    <w:rsid w:val="7A8ED12D"/>
    <w:rsid w:val="7A91DA99"/>
    <w:rsid w:val="7A9C8400"/>
    <w:rsid w:val="7AA6BF07"/>
    <w:rsid w:val="7AA879DC"/>
    <w:rsid w:val="7AB15C77"/>
    <w:rsid w:val="7AB1E8EB"/>
    <w:rsid w:val="7AB6B854"/>
    <w:rsid w:val="7AC20065"/>
    <w:rsid w:val="7ACEE950"/>
    <w:rsid w:val="7ADC31D8"/>
    <w:rsid w:val="7ADC8B81"/>
    <w:rsid w:val="7ADFA61E"/>
    <w:rsid w:val="7AE7D68D"/>
    <w:rsid w:val="7AEE9790"/>
    <w:rsid w:val="7AF253C9"/>
    <w:rsid w:val="7B003216"/>
    <w:rsid w:val="7B06F79A"/>
    <w:rsid w:val="7B0C1D3B"/>
    <w:rsid w:val="7B0E210C"/>
    <w:rsid w:val="7B117F0F"/>
    <w:rsid w:val="7B13AA68"/>
    <w:rsid w:val="7B1C5BF3"/>
    <w:rsid w:val="7B38E8E7"/>
    <w:rsid w:val="7B4541BB"/>
    <w:rsid w:val="7B499408"/>
    <w:rsid w:val="7B53E149"/>
    <w:rsid w:val="7B72994C"/>
    <w:rsid w:val="7B73F00C"/>
    <w:rsid w:val="7B76E3D7"/>
    <w:rsid w:val="7B8D5BCC"/>
    <w:rsid w:val="7BBFE16D"/>
    <w:rsid w:val="7BCD4C8B"/>
    <w:rsid w:val="7BD3C225"/>
    <w:rsid w:val="7BD7209D"/>
    <w:rsid w:val="7BDCAB21"/>
    <w:rsid w:val="7BE4A2ED"/>
    <w:rsid w:val="7BF092FD"/>
    <w:rsid w:val="7BF1BA77"/>
    <w:rsid w:val="7BF5968C"/>
    <w:rsid w:val="7BFA6B2C"/>
    <w:rsid w:val="7BFC37B3"/>
    <w:rsid w:val="7C0592CC"/>
    <w:rsid w:val="7C311C1A"/>
    <w:rsid w:val="7C412EA2"/>
    <w:rsid w:val="7C44FF86"/>
    <w:rsid w:val="7C5C03B6"/>
    <w:rsid w:val="7C60728A"/>
    <w:rsid w:val="7C652851"/>
    <w:rsid w:val="7C6DCDF8"/>
    <w:rsid w:val="7C70A7CE"/>
    <w:rsid w:val="7C7841D4"/>
    <w:rsid w:val="7C817BDF"/>
    <w:rsid w:val="7C8D93D5"/>
    <w:rsid w:val="7C952B85"/>
    <w:rsid w:val="7C964E1E"/>
    <w:rsid w:val="7C9BD749"/>
    <w:rsid w:val="7CA76C4F"/>
    <w:rsid w:val="7CA7ADCB"/>
    <w:rsid w:val="7CB7D245"/>
    <w:rsid w:val="7CB8A68D"/>
    <w:rsid w:val="7CC697BD"/>
    <w:rsid w:val="7CCBAE27"/>
    <w:rsid w:val="7CCBE94F"/>
    <w:rsid w:val="7CD33BDC"/>
    <w:rsid w:val="7CD42FDE"/>
    <w:rsid w:val="7CDE4F95"/>
    <w:rsid w:val="7CE1715B"/>
    <w:rsid w:val="7CE5F41F"/>
    <w:rsid w:val="7CF3FD30"/>
    <w:rsid w:val="7CF5577B"/>
    <w:rsid w:val="7CF8E3DE"/>
    <w:rsid w:val="7D00FAFF"/>
    <w:rsid w:val="7D06A927"/>
    <w:rsid w:val="7D096528"/>
    <w:rsid w:val="7D096ED9"/>
    <w:rsid w:val="7D1BF076"/>
    <w:rsid w:val="7D2B755C"/>
    <w:rsid w:val="7D33B712"/>
    <w:rsid w:val="7D3A4E6A"/>
    <w:rsid w:val="7D4D397E"/>
    <w:rsid w:val="7D57B5BF"/>
    <w:rsid w:val="7D5FD1FC"/>
    <w:rsid w:val="7D66653C"/>
    <w:rsid w:val="7D6E3275"/>
    <w:rsid w:val="7D6E6ED7"/>
    <w:rsid w:val="7D6EC938"/>
    <w:rsid w:val="7D7442B3"/>
    <w:rsid w:val="7D77953C"/>
    <w:rsid w:val="7D7928D3"/>
    <w:rsid w:val="7D8539A6"/>
    <w:rsid w:val="7D87153E"/>
    <w:rsid w:val="7D8CC18A"/>
    <w:rsid w:val="7D8D788C"/>
    <w:rsid w:val="7DA36B44"/>
    <w:rsid w:val="7DA6A9C5"/>
    <w:rsid w:val="7DAAD682"/>
    <w:rsid w:val="7DB46DD5"/>
    <w:rsid w:val="7DB5A23A"/>
    <w:rsid w:val="7DEB8D7E"/>
    <w:rsid w:val="7DF5F48F"/>
    <w:rsid w:val="7DF73A40"/>
    <w:rsid w:val="7E0424DE"/>
    <w:rsid w:val="7E0B28DB"/>
    <w:rsid w:val="7E0C57BE"/>
    <w:rsid w:val="7E0C6592"/>
    <w:rsid w:val="7E10BB1B"/>
    <w:rsid w:val="7E188B00"/>
    <w:rsid w:val="7E1A13FF"/>
    <w:rsid w:val="7E1EF83E"/>
    <w:rsid w:val="7E2171CA"/>
    <w:rsid w:val="7E217567"/>
    <w:rsid w:val="7E25DB7C"/>
    <w:rsid w:val="7E31B1F4"/>
    <w:rsid w:val="7E3F0ECB"/>
    <w:rsid w:val="7E4227AC"/>
    <w:rsid w:val="7E45AFC0"/>
    <w:rsid w:val="7E577D74"/>
    <w:rsid w:val="7E5B52C3"/>
    <w:rsid w:val="7E5C8B69"/>
    <w:rsid w:val="7E5F80A8"/>
    <w:rsid w:val="7E6014AB"/>
    <w:rsid w:val="7E68C130"/>
    <w:rsid w:val="7E6F5901"/>
    <w:rsid w:val="7E75008A"/>
    <w:rsid w:val="7E777A15"/>
    <w:rsid w:val="7E7A67F7"/>
    <w:rsid w:val="7E7A87C9"/>
    <w:rsid w:val="7E814333"/>
    <w:rsid w:val="7E85D5A6"/>
    <w:rsid w:val="7E89D1CE"/>
    <w:rsid w:val="7EA4B68C"/>
    <w:rsid w:val="7EB6D258"/>
    <w:rsid w:val="7EB90C6D"/>
    <w:rsid w:val="7EC4C4F0"/>
    <w:rsid w:val="7ED601F9"/>
    <w:rsid w:val="7ED72582"/>
    <w:rsid w:val="7EF50E47"/>
    <w:rsid w:val="7EFB1997"/>
    <w:rsid w:val="7F0D8DF6"/>
    <w:rsid w:val="7F1A199B"/>
    <w:rsid w:val="7F1BF533"/>
    <w:rsid w:val="7F1CF70A"/>
    <w:rsid w:val="7F33D875"/>
    <w:rsid w:val="7F3F20D3"/>
    <w:rsid w:val="7F55F414"/>
    <w:rsid w:val="7F5B0F14"/>
    <w:rsid w:val="7F670E28"/>
    <w:rsid w:val="7F735CE3"/>
    <w:rsid w:val="7F74631B"/>
    <w:rsid w:val="7F802477"/>
    <w:rsid w:val="7F8B5541"/>
    <w:rsid w:val="7F8DE9A4"/>
    <w:rsid w:val="7F8F791E"/>
    <w:rsid w:val="7F92FE36"/>
    <w:rsid w:val="7FA2938B"/>
    <w:rsid w:val="7FA9C65F"/>
    <w:rsid w:val="7FB88529"/>
    <w:rsid w:val="7FC29A38"/>
    <w:rsid w:val="7FC56462"/>
    <w:rsid w:val="7FCDB594"/>
    <w:rsid w:val="7FD2BC50"/>
    <w:rsid w:val="7FDA0603"/>
    <w:rsid w:val="7FE1F168"/>
    <w:rsid w:val="7FEFDD9A"/>
    <w:rsid w:val="7FF261E4"/>
    <w:rsid w:val="7FFDBB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BFDE0"/>
  <w15:chartTrackingRefBased/>
  <w15:docId w15:val="{387BE488-A912-4D2E-84B9-EB2956FC2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C30"/>
    <w:pPr>
      <w:jc w:val="both"/>
    </w:pPr>
  </w:style>
  <w:style w:type="paragraph" w:styleId="Heading1">
    <w:name w:val="heading 1"/>
    <w:basedOn w:val="Normal"/>
    <w:next w:val="Normal"/>
    <w:link w:val="Heading1Char"/>
    <w:uiPriority w:val="9"/>
    <w:qFormat/>
    <w:rsid w:val="00AB0D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0D4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D1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071A"/>
    <w:pPr>
      <w:keepNext/>
      <w:keepLines/>
      <w:numPr>
        <w:ilvl w:val="3"/>
        <w:numId w:val="1"/>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1D69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D69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D697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D697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697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058AF"/>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B0D7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0CFF"/>
    <w:pPr>
      <w:outlineLvl w:val="9"/>
    </w:pPr>
  </w:style>
  <w:style w:type="paragraph" w:styleId="TOC1">
    <w:name w:val="toc 1"/>
    <w:basedOn w:val="Normal"/>
    <w:next w:val="Normal"/>
    <w:autoRedefine/>
    <w:uiPriority w:val="39"/>
    <w:unhideWhenUsed/>
    <w:rsid w:val="002E0CFF"/>
    <w:pPr>
      <w:spacing w:after="100"/>
    </w:pPr>
  </w:style>
  <w:style w:type="character" w:styleId="Hyperlink">
    <w:name w:val="Hyperlink"/>
    <w:basedOn w:val="DefaultParagraphFont"/>
    <w:uiPriority w:val="99"/>
    <w:unhideWhenUsed/>
    <w:rsid w:val="002E0CFF"/>
    <w:rPr>
      <w:color w:val="0563C1" w:themeColor="hyperlink"/>
      <w:u w:val="single"/>
    </w:rPr>
  </w:style>
  <w:style w:type="character" w:customStyle="1" w:styleId="Heading2Char">
    <w:name w:val="Heading 2 Char"/>
    <w:basedOn w:val="DefaultParagraphFont"/>
    <w:link w:val="Heading2"/>
    <w:uiPriority w:val="9"/>
    <w:rsid w:val="00620D4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54EE2"/>
    <w:pPr>
      <w:spacing w:after="100"/>
      <w:ind w:left="220"/>
    </w:pPr>
  </w:style>
  <w:style w:type="character" w:customStyle="1" w:styleId="TitleChar">
    <w:name w:val="Title Char"/>
    <w:basedOn w:val="DefaultParagraphFont"/>
    <w:link w:val="Title"/>
    <w:uiPriority w:val="10"/>
    <w:rsid w:val="005C09AE"/>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5C09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5C09A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134D1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34D13"/>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rsid w:val="00134D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34D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34D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34D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4D13"/>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D513C0"/>
    <w:pPr>
      <w:spacing w:after="100"/>
      <w:ind w:left="440"/>
    </w:pPr>
  </w:style>
  <w:style w:type="paragraph" w:styleId="Header">
    <w:name w:val="header"/>
    <w:basedOn w:val="Normal"/>
    <w:link w:val="HeaderChar"/>
    <w:uiPriority w:val="99"/>
    <w:unhideWhenUsed/>
    <w:rsid w:val="00C86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AD1"/>
  </w:style>
  <w:style w:type="paragraph" w:styleId="Footer">
    <w:name w:val="footer"/>
    <w:basedOn w:val="Normal"/>
    <w:link w:val="FooterChar"/>
    <w:uiPriority w:val="99"/>
    <w:unhideWhenUsed/>
    <w:rsid w:val="00C86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AD1"/>
  </w:style>
  <w:style w:type="paragraph" w:styleId="ListParagraph">
    <w:name w:val="List Paragraph"/>
    <w:basedOn w:val="Normal"/>
    <w:uiPriority w:val="34"/>
    <w:qFormat/>
    <w:rsid w:val="00F35642"/>
    <w:pPr>
      <w:ind w:left="720"/>
      <w:contextualSpacing/>
    </w:pPr>
  </w:style>
  <w:style w:type="character" w:styleId="UnresolvedMention">
    <w:name w:val="Unresolved Mention"/>
    <w:basedOn w:val="DefaultParagraphFont"/>
    <w:uiPriority w:val="99"/>
    <w:semiHidden/>
    <w:unhideWhenUsed/>
    <w:rsid w:val="007D0A67"/>
    <w:rPr>
      <w:color w:val="605E5C"/>
      <w:shd w:val="clear" w:color="auto" w:fill="E1DFDD"/>
    </w:rPr>
  </w:style>
  <w:style w:type="table" w:styleId="TableGrid">
    <w:name w:val="Table Grid"/>
    <w:basedOn w:val="TableNormal"/>
    <w:uiPriority w:val="59"/>
    <w:rsid w:val="00AE2BE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rsid w:val="009841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9841BE"/>
    <w:pPr>
      <w:spacing w:after="200" w:line="240" w:lineRule="auto"/>
    </w:pPr>
    <w:rPr>
      <w:i/>
      <w:iCs/>
      <w:color w:val="44546A" w:themeColor="text2"/>
      <w:sz w:val="18"/>
      <w:szCs w:val="18"/>
    </w:rPr>
  </w:style>
  <w:style w:type="paragraph" w:customStyle="1" w:styleId="Style1">
    <w:name w:val="Style1"/>
    <w:basedOn w:val="Normal"/>
    <w:link w:val="Style1Char"/>
    <w:qFormat/>
    <w:rsid w:val="009841BE"/>
    <w:pPr>
      <w:ind w:left="2160" w:firstLine="720"/>
    </w:pPr>
    <w:rPr>
      <w:sz w:val="40"/>
      <w:lang w:val="sr-Cyrl-RS"/>
    </w:rPr>
  </w:style>
  <w:style w:type="table" w:styleId="GridTable4-Accent5">
    <w:name w:val="Grid Table 4 Accent 5"/>
    <w:basedOn w:val="TableNormal"/>
    <w:uiPriority w:val="49"/>
    <w:rsid w:val="009841B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Style1Char">
    <w:name w:val="Style1 Char"/>
    <w:basedOn w:val="DefaultParagraphFont"/>
    <w:link w:val="Style1"/>
    <w:rsid w:val="009841BE"/>
    <w:rPr>
      <w:sz w:val="40"/>
      <w:lang w:val="sr-Cyrl-RS"/>
    </w:rPr>
  </w:style>
  <w:style w:type="character" w:customStyle="1" w:styleId="ui-provider">
    <w:name w:val="ui-provider"/>
    <w:basedOn w:val="DefaultParagraphFont"/>
    <w:rsid w:val="009841BE"/>
  </w:style>
  <w:style w:type="paragraph" w:styleId="NormalWeb">
    <w:name w:val="Normal (Web)"/>
    <w:basedOn w:val="Normal"/>
    <w:uiPriority w:val="99"/>
    <w:semiHidden/>
    <w:unhideWhenUsed/>
    <w:rsid w:val="009841B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9841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055060">
      <w:bodyDiv w:val="1"/>
      <w:marLeft w:val="0"/>
      <w:marRight w:val="0"/>
      <w:marTop w:val="0"/>
      <w:marBottom w:val="0"/>
      <w:divBdr>
        <w:top w:val="none" w:sz="0" w:space="0" w:color="auto"/>
        <w:left w:val="none" w:sz="0" w:space="0" w:color="auto"/>
        <w:bottom w:val="none" w:sz="0" w:space="0" w:color="auto"/>
        <w:right w:val="none" w:sz="0" w:space="0" w:color="auto"/>
      </w:divBdr>
    </w:div>
    <w:div w:id="1353802785">
      <w:bodyDiv w:val="1"/>
      <w:marLeft w:val="0"/>
      <w:marRight w:val="0"/>
      <w:marTop w:val="0"/>
      <w:marBottom w:val="0"/>
      <w:divBdr>
        <w:top w:val="none" w:sz="0" w:space="0" w:color="auto"/>
        <w:left w:val="none" w:sz="0" w:space="0" w:color="auto"/>
        <w:bottom w:val="none" w:sz="0" w:space="0" w:color="auto"/>
        <w:right w:val="none" w:sz="0" w:space="0" w:color="auto"/>
      </w:divBdr>
      <w:divsChild>
        <w:div w:id="1110933398">
          <w:marLeft w:val="0"/>
          <w:marRight w:val="0"/>
          <w:marTop w:val="0"/>
          <w:marBottom w:val="0"/>
          <w:divBdr>
            <w:top w:val="none" w:sz="0" w:space="0" w:color="auto"/>
            <w:left w:val="none" w:sz="0" w:space="0" w:color="auto"/>
            <w:bottom w:val="none" w:sz="0" w:space="0" w:color="auto"/>
            <w:right w:val="none" w:sz="0" w:space="0" w:color="auto"/>
          </w:divBdr>
        </w:div>
      </w:divsChild>
    </w:div>
    <w:div w:id="205314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r.wikipedia.org/wiki/%D0%9F%D1%80%D0%BE%D0%B3%D1%80%D0%B0%D0%BC%D0%B8%D1%80%D0%B0%D1%9A%D0%B5" TargetMode="External"/><Relationship Id="rId18" Type="http://schemas.openxmlformats.org/officeDocument/2006/relationships/hyperlink" Target="https://www.tensorflow.org/"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softeng.pmf.kg.ac.rs/"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ngular.io/" TargetMode="External"/><Relationship Id="rId20" Type="http://schemas.openxmlformats.org/officeDocument/2006/relationships/hyperlink" Target="https://www.python.org/"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sr.wikipedia.org/wiki/%D0%9E%D0%BF%D0%B5%D1%80%D0%B0%D1%82%D0%B8%D0%B2%D0%BD%D0%B8_%D1%81%D0%B8%D1%81%D1%82%D0%B5%D0%BC" TargetMode="External"/><Relationship Id="rId23" Type="http://schemas.openxmlformats.org/officeDocument/2006/relationships/hyperlink" Target="https://softeng.pmf.kg.ac.rs/"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www.mongodb.com/"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r.wikipedia.org/wiki/%D0%91%D0%B8%D0%B1%D0%BB%D0%B8%D0%BE%D1%82%D0%B5%D0%BA%D0%B0_(%D1%80%D0%B0%D1%87%D1%83%D0%BD%D0%B0%D1%80%D1%81%D1%82%D0%B2%D0%BE)" TargetMode="External"/><Relationship Id="rId22" Type="http://schemas.openxmlformats.org/officeDocument/2006/relationships/hyperlink" Target="https://softeng.pmf.kg.ac.r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f8dfd3a918ef491d" Type="http://schemas.microsoft.com/office/2019/09/relationships/intelligence" Target="intelligenc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dotnet.microsoft.com/en-us/"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8a23ec0-8a00-4b44-85ac-fe7543076006">
      <Terms xmlns="http://schemas.microsoft.com/office/infopath/2007/PartnerControls"/>
    </lcf76f155ced4ddcb4097134ff3c332f>
    <TaxCatchAll xmlns="609c7f5f-2940-4f2a-ab69-53a0ea6f6a4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38050C55778B49B47E895AE9B367E5" ma:contentTypeVersion="12" ma:contentTypeDescription="Create a new document." ma:contentTypeScope="" ma:versionID="4f27ad707ca353abbad8120c37e383b6">
  <xsd:schema xmlns:xsd="http://www.w3.org/2001/XMLSchema" xmlns:xs="http://www.w3.org/2001/XMLSchema" xmlns:p="http://schemas.microsoft.com/office/2006/metadata/properties" xmlns:ns2="c8a23ec0-8a00-4b44-85ac-fe7543076006" xmlns:ns3="609c7f5f-2940-4f2a-ab69-53a0ea6f6a4b" targetNamespace="http://schemas.microsoft.com/office/2006/metadata/properties" ma:root="true" ma:fieldsID="5934633b0bd3bb0a43cb7997d5b0fcec" ns2:_="" ns3:_="">
    <xsd:import namespace="c8a23ec0-8a00-4b44-85ac-fe7543076006"/>
    <xsd:import namespace="609c7f5f-2940-4f2a-ab69-53a0ea6f6a4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a23ec0-8a00-4b44-85ac-fe75430760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2477d6b-c067-427e-89f4-3c8c0b3f58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09c7f5f-2940-4f2a-ab69-53a0ea6f6a4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4ef32d5-c06c-4603-9603-a64cfdbbdb9f}" ma:internalName="TaxCatchAll" ma:showField="CatchAllData" ma:web="609c7f5f-2940-4f2a-ab69-53a0ea6f6a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E4156-92B0-450D-BD37-39CDDF3A425D}">
  <ds:schemaRefs>
    <ds:schemaRef ds:uri="http://schemas.microsoft.com/office/2006/metadata/properties"/>
    <ds:schemaRef ds:uri="http://schemas.microsoft.com/office/infopath/2007/PartnerControls"/>
    <ds:schemaRef ds:uri="c8a23ec0-8a00-4b44-85ac-fe7543076006"/>
    <ds:schemaRef ds:uri="609c7f5f-2940-4f2a-ab69-53a0ea6f6a4b"/>
  </ds:schemaRefs>
</ds:datastoreItem>
</file>

<file path=customXml/itemProps2.xml><?xml version="1.0" encoding="utf-8"?>
<ds:datastoreItem xmlns:ds="http://schemas.openxmlformats.org/officeDocument/2006/customXml" ds:itemID="{C100724F-ACE0-4546-BDA1-C27D0B53609F}">
  <ds:schemaRefs>
    <ds:schemaRef ds:uri="http://schemas.microsoft.com/sharepoint/v3/contenttype/forms"/>
  </ds:schemaRefs>
</ds:datastoreItem>
</file>

<file path=customXml/itemProps3.xml><?xml version="1.0" encoding="utf-8"?>
<ds:datastoreItem xmlns:ds="http://schemas.openxmlformats.org/officeDocument/2006/customXml" ds:itemID="{1CCAB0FC-CEC7-4465-A2B8-2F8944945D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a23ec0-8a00-4b44-85ac-fe7543076006"/>
    <ds:schemaRef ds:uri="609c7f5f-2940-4f2a-ab69-53a0ea6f6a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198585-F74D-4612-9C75-36839DC47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5983</Words>
  <Characters>34107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40010</CharactersWithSpaces>
  <SharedDoc>false</SharedDoc>
  <HLinks>
    <vt:vector size="294" baseType="variant">
      <vt:variant>
        <vt:i4>5373973</vt:i4>
      </vt:variant>
      <vt:variant>
        <vt:i4>264</vt:i4>
      </vt:variant>
      <vt:variant>
        <vt:i4>0</vt:i4>
      </vt:variant>
      <vt:variant>
        <vt:i4>5</vt:i4>
      </vt:variant>
      <vt:variant>
        <vt:lpwstr>https://softeng.pmf.kg.ac.rs/</vt:lpwstr>
      </vt:variant>
      <vt:variant>
        <vt:lpwstr/>
      </vt:variant>
      <vt:variant>
        <vt:i4>5373973</vt:i4>
      </vt:variant>
      <vt:variant>
        <vt:i4>261</vt:i4>
      </vt:variant>
      <vt:variant>
        <vt:i4>0</vt:i4>
      </vt:variant>
      <vt:variant>
        <vt:i4>5</vt:i4>
      </vt:variant>
      <vt:variant>
        <vt:lpwstr>https://softeng.pmf.kg.ac.rs/</vt:lpwstr>
      </vt:variant>
      <vt:variant>
        <vt:lpwstr/>
      </vt:variant>
      <vt:variant>
        <vt:i4>5373973</vt:i4>
      </vt:variant>
      <vt:variant>
        <vt:i4>258</vt:i4>
      </vt:variant>
      <vt:variant>
        <vt:i4>0</vt:i4>
      </vt:variant>
      <vt:variant>
        <vt:i4>5</vt:i4>
      </vt:variant>
      <vt:variant>
        <vt:lpwstr>https://softeng.pmf.kg.ac.rs/</vt:lpwstr>
      </vt:variant>
      <vt:variant>
        <vt:lpwstr/>
      </vt:variant>
      <vt:variant>
        <vt:i4>4128887</vt:i4>
      </vt:variant>
      <vt:variant>
        <vt:i4>255</vt:i4>
      </vt:variant>
      <vt:variant>
        <vt:i4>0</vt:i4>
      </vt:variant>
      <vt:variant>
        <vt:i4>5</vt:i4>
      </vt:variant>
      <vt:variant>
        <vt:lpwstr>https://www.python.org/</vt:lpwstr>
      </vt:variant>
      <vt:variant>
        <vt:lpwstr/>
      </vt:variant>
      <vt:variant>
        <vt:i4>4849728</vt:i4>
      </vt:variant>
      <vt:variant>
        <vt:i4>252</vt:i4>
      </vt:variant>
      <vt:variant>
        <vt:i4>0</vt:i4>
      </vt:variant>
      <vt:variant>
        <vt:i4>5</vt:i4>
      </vt:variant>
      <vt:variant>
        <vt:lpwstr>https://www.mongodb.com/</vt:lpwstr>
      </vt:variant>
      <vt:variant>
        <vt:lpwstr/>
      </vt:variant>
      <vt:variant>
        <vt:i4>4128864</vt:i4>
      </vt:variant>
      <vt:variant>
        <vt:i4>249</vt:i4>
      </vt:variant>
      <vt:variant>
        <vt:i4>0</vt:i4>
      </vt:variant>
      <vt:variant>
        <vt:i4>5</vt:i4>
      </vt:variant>
      <vt:variant>
        <vt:lpwstr>https://www.tensorflow.org/</vt:lpwstr>
      </vt:variant>
      <vt:variant>
        <vt:lpwstr/>
      </vt:variant>
      <vt:variant>
        <vt:i4>2818144</vt:i4>
      </vt:variant>
      <vt:variant>
        <vt:i4>246</vt:i4>
      </vt:variant>
      <vt:variant>
        <vt:i4>0</vt:i4>
      </vt:variant>
      <vt:variant>
        <vt:i4>5</vt:i4>
      </vt:variant>
      <vt:variant>
        <vt:lpwstr>https://dotnet.microsoft.com/en-us/</vt:lpwstr>
      </vt:variant>
      <vt:variant>
        <vt:lpwstr/>
      </vt:variant>
      <vt:variant>
        <vt:i4>2752561</vt:i4>
      </vt:variant>
      <vt:variant>
        <vt:i4>243</vt:i4>
      </vt:variant>
      <vt:variant>
        <vt:i4>0</vt:i4>
      </vt:variant>
      <vt:variant>
        <vt:i4>5</vt:i4>
      </vt:variant>
      <vt:variant>
        <vt:lpwstr>https://angular.io/</vt:lpwstr>
      </vt:variant>
      <vt:variant>
        <vt:lpwstr/>
      </vt:variant>
      <vt:variant>
        <vt:i4>3670105</vt:i4>
      </vt:variant>
      <vt:variant>
        <vt:i4>237</vt:i4>
      </vt:variant>
      <vt:variant>
        <vt:i4>0</vt:i4>
      </vt:variant>
      <vt:variant>
        <vt:i4>5</vt:i4>
      </vt:variant>
      <vt:variant>
        <vt:lpwstr>https://sr.wikipedia.org/wiki/%D0%9E%D0%BF%D0%B5%D1%80%D0%B0%D1%82%D0%B8%D0%B2%D0%BD%D0%B8_%D1%81%D0%B8%D1%81%D1%82%D0%B5%D0%BC</vt:lpwstr>
      </vt:variant>
      <vt:variant>
        <vt:lpwstr/>
      </vt:variant>
      <vt:variant>
        <vt:i4>3997770</vt:i4>
      </vt:variant>
      <vt:variant>
        <vt:i4>234</vt:i4>
      </vt:variant>
      <vt:variant>
        <vt:i4>0</vt:i4>
      </vt:variant>
      <vt:variant>
        <vt:i4>5</vt:i4>
      </vt:variant>
      <vt:variant>
        <vt:lpwstr>https://sr.wikipedia.org/wiki/%D0%91%D0%B8%D0%B1%D0%BB%D0%B8%D0%BE%D1%82%D0%B5%D0%BA%D0%B0_(%D1%80%D0%B0%D1%87%D1%83%D0%BD%D0%B0%D1%80%D1%81%D1%82%D0%B2%D0%BE)</vt:lpwstr>
      </vt:variant>
      <vt:variant>
        <vt:lpwstr/>
      </vt:variant>
      <vt:variant>
        <vt:i4>4063288</vt:i4>
      </vt:variant>
      <vt:variant>
        <vt:i4>231</vt:i4>
      </vt:variant>
      <vt:variant>
        <vt:i4>0</vt:i4>
      </vt:variant>
      <vt:variant>
        <vt:i4>5</vt:i4>
      </vt:variant>
      <vt:variant>
        <vt:lpwstr>https://sr.wikipedia.org/wiki/%D0%9F%D1%80%D0%BE%D0%B3%D1%80%D0%B0%D0%BC%D0%B8%D1%80%D0%B0%D1%9A%D0%B5</vt:lpwstr>
      </vt:variant>
      <vt:variant>
        <vt:lpwstr/>
      </vt:variant>
      <vt:variant>
        <vt:i4>1114175</vt:i4>
      </vt:variant>
      <vt:variant>
        <vt:i4>224</vt:i4>
      </vt:variant>
      <vt:variant>
        <vt:i4>0</vt:i4>
      </vt:variant>
      <vt:variant>
        <vt:i4>5</vt:i4>
      </vt:variant>
      <vt:variant>
        <vt:lpwstr/>
      </vt:variant>
      <vt:variant>
        <vt:lpwstr>_Toc101465974</vt:lpwstr>
      </vt:variant>
      <vt:variant>
        <vt:i4>1114175</vt:i4>
      </vt:variant>
      <vt:variant>
        <vt:i4>218</vt:i4>
      </vt:variant>
      <vt:variant>
        <vt:i4>0</vt:i4>
      </vt:variant>
      <vt:variant>
        <vt:i4>5</vt:i4>
      </vt:variant>
      <vt:variant>
        <vt:lpwstr/>
      </vt:variant>
      <vt:variant>
        <vt:lpwstr>_Toc101465973</vt:lpwstr>
      </vt:variant>
      <vt:variant>
        <vt:i4>1114175</vt:i4>
      </vt:variant>
      <vt:variant>
        <vt:i4>212</vt:i4>
      </vt:variant>
      <vt:variant>
        <vt:i4>0</vt:i4>
      </vt:variant>
      <vt:variant>
        <vt:i4>5</vt:i4>
      </vt:variant>
      <vt:variant>
        <vt:lpwstr/>
      </vt:variant>
      <vt:variant>
        <vt:lpwstr>_Toc101465972</vt:lpwstr>
      </vt:variant>
      <vt:variant>
        <vt:i4>1114175</vt:i4>
      </vt:variant>
      <vt:variant>
        <vt:i4>206</vt:i4>
      </vt:variant>
      <vt:variant>
        <vt:i4>0</vt:i4>
      </vt:variant>
      <vt:variant>
        <vt:i4>5</vt:i4>
      </vt:variant>
      <vt:variant>
        <vt:lpwstr/>
      </vt:variant>
      <vt:variant>
        <vt:lpwstr>_Toc101465971</vt:lpwstr>
      </vt:variant>
      <vt:variant>
        <vt:i4>1114175</vt:i4>
      </vt:variant>
      <vt:variant>
        <vt:i4>200</vt:i4>
      </vt:variant>
      <vt:variant>
        <vt:i4>0</vt:i4>
      </vt:variant>
      <vt:variant>
        <vt:i4>5</vt:i4>
      </vt:variant>
      <vt:variant>
        <vt:lpwstr/>
      </vt:variant>
      <vt:variant>
        <vt:lpwstr>_Toc101465970</vt:lpwstr>
      </vt:variant>
      <vt:variant>
        <vt:i4>1048639</vt:i4>
      </vt:variant>
      <vt:variant>
        <vt:i4>194</vt:i4>
      </vt:variant>
      <vt:variant>
        <vt:i4>0</vt:i4>
      </vt:variant>
      <vt:variant>
        <vt:i4>5</vt:i4>
      </vt:variant>
      <vt:variant>
        <vt:lpwstr/>
      </vt:variant>
      <vt:variant>
        <vt:lpwstr>_Toc101465969</vt:lpwstr>
      </vt:variant>
      <vt:variant>
        <vt:i4>1048639</vt:i4>
      </vt:variant>
      <vt:variant>
        <vt:i4>188</vt:i4>
      </vt:variant>
      <vt:variant>
        <vt:i4>0</vt:i4>
      </vt:variant>
      <vt:variant>
        <vt:i4>5</vt:i4>
      </vt:variant>
      <vt:variant>
        <vt:lpwstr/>
      </vt:variant>
      <vt:variant>
        <vt:lpwstr>_Toc101465968</vt:lpwstr>
      </vt:variant>
      <vt:variant>
        <vt:i4>1048639</vt:i4>
      </vt:variant>
      <vt:variant>
        <vt:i4>182</vt:i4>
      </vt:variant>
      <vt:variant>
        <vt:i4>0</vt:i4>
      </vt:variant>
      <vt:variant>
        <vt:i4>5</vt:i4>
      </vt:variant>
      <vt:variant>
        <vt:lpwstr/>
      </vt:variant>
      <vt:variant>
        <vt:lpwstr>_Toc101465967</vt:lpwstr>
      </vt:variant>
      <vt:variant>
        <vt:i4>1048639</vt:i4>
      </vt:variant>
      <vt:variant>
        <vt:i4>176</vt:i4>
      </vt:variant>
      <vt:variant>
        <vt:i4>0</vt:i4>
      </vt:variant>
      <vt:variant>
        <vt:i4>5</vt:i4>
      </vt:variant>
      <vt:variant>
        <vt:lpwstr/>
      </vt:variant>
      <vt:variant>
        <vt:lpwstr>_Toc101465966</vt:lpwstr>
      </vt:variant>
      <vt:variant>
        <vt:i4>1048639</vt:i4>
      </vt:variant>
      <vt:variant>
        <vt:i4>170</vt:i4>
      </vt:variant>
      <vt:variant>
        <vt:i4>0</vt:i4>
      </vt:variant>
      <vt:variant>
        <vt:i4>5</vt:i4>
      </vt:variant>
      <vt:variant>
        <vt:lpwstr/>
      </vt:variant>
      <vt:variant>
        <vt:lpwstr>_Toc101465965</vt:lpwstr>
      </vt:variant>
      <vt:variant>
        <vt:i4>1048639</vt:i4>
      </vt:variant>
      <vt:variant>
        <vt:i4>164</vt:i4>
      </vt:variant>
      <vt:variant>
        <vt:i4>0</vt:i4>
      </vt:variant>
      <vt:variant>
        <vt:i4>5</vt:i4>
      </vt:variant>
      <vt:variant>
        <vt:lpwstr/>
      </vt:variant>
      <vt:variant>
        <vt:lpwstr>_Toc101465964</vt:lpwstr>
      </vt:variant>
      <vt:variant>
        <vt:i4>1048639</vt:i4>
      </vt:variant>
      <vt:variant>
        <vt:i4>158</vt:i4>
      </vt:variant>
      <vt:variant>
        <vt:i4>0</vt:i4>
      </vt:variant>
      <vt:variant>
        <vt:i4>5</vt:i4>
      </vt:variant>
      <vt:variant>
        <vt:lpwstr/>
      </vt:variant>
      <vt:variant>
        <vt:lpwstr>_Toc101465963</vt:lpwstr>
      </vt:variant>
      <vt:variant>
        <vt:i4>1048639</vt:i4>
      </vt:variant>
      <vt:variant>
        <vt:i4>152</vt:i4>
      </vt:variant>
      <vt:variant>
        <vt:i4>0</vt:i4>
      </vt:variant>
      <vt:variant>
        <vt:i4>5</vt:i4>
      </vt:variant>
      <vt:variant>
        <vt:lpwstr/>
      </vt:variant>
      <vt:variant>
        <vt:lpwstr>_Toc101465962</vt:lpwstr>
      </vt:variant>
      <vt:variant>
        <vt:i4>1048639</vt:i4>
      </vt:variant>
      <vt:variant>
        <vt:i4>146</vt:i4>
      </vt:variant>
      <vt:variant>
        <vt:i4>0</vt:i4>
      </vt:variant>
      <vt:variant>
        <vt:i4>5</vt:i4>
      </vt:variant>
      <vt:variant>
        <vt:lpwstr/>
      </vt:variant>
      <vt:variant>
        <vt:lpwstr>_Toc101465961</vt:lpwstr>
      </vt:variant>
      <vt:variant>
        <vt:i4>1048639</vt:i4>
      </vt:variant>
      <vt:variant>
        <vt:i4>140</vt:i4>
      </vt:variant>
      <vt:variant>
        <vt:i4>0</vt:i4>
      </vt:variant>
      <vt:variant>
        <vt:i4>5</vt:i4>
      </vt:variant>
      <vt:variant>
        <vt:lpwstr/>
      </vt:variant>
      <vt:variant>
        <vt:lpwstr>_Toc101465960</vt:lpwstr>
      </vt:variant>
      <vt:variant>
        <vt:i4>1245247</vt:i4>
      </vt:variant>
      <vt:variant>
        <vt:i4>134</vt:i4>
      </vt:variant>
      <vt:variant>
        <vt:i4>0</vt:i4>
      </vt:variant>
      <vt:variant>
        <vt:i4>5</vt:i4>
      </vt:variant>
      <vt:variant>
        <vt:lpwstr/>
      </vt:variant>
      <vt:variant>
        <vt:lpwstr>_Toc101465959</vt:lpwstr>
      </vt:variant>
      <vt:variant>
        <vt:i4>1245247</vt:i4>
      </vt:variant>
      <vt:variant>
        <vt:i4>128</vt:i4>
      </vt:variant>
      <vt:variant>
        <vt:i4>0</vt:i4>
      </vt:variant>
      <vt:variant>
        <vt:i4>5</vt:i4>
      </vt:variant>
      <vt:variant>
        <vt:lpwstr/>
      </vt:variant>
      <vt:variant>
        <vt:lpwstr>_Toc101465958</vt:lpwstr>
      </vt:variant>
      <vt:variant>
        <vt:i4>1245247</vt:i4>
      </vt:variant>
      <vt:variant>
        <vt:i4>122</vt:i4>
      </vt:variant>
      <vt:variant>
        <vt:i4>0</vt:i4>
      </vt:variant>
      <vt:variant>
        <vt:i4>5</vt:i4>
      </vt:variant>
      <vt:variant>
        <vt:lpwstr/>
      </vt:variant>
      <vt:variant>
        <vt:lpwstr>_Toc101465957</vt:lpwstr>
      </vt:variant>
      <vt:variant>
        <vt:i4>1245247</vt:i4>
      </vt:variant>
      <vt:variant>
        <vt:i4>116</vt:i4>
      </vt:variant>
      <vt:variant>
        <vt:i4>0</vt:i4>
      </vt:variant>
      <vt:variant>
        <vt:i4>5</vt:i4>
      </vt:variant>
      <vt:variant>
        <vt:lpwstr/>
      </vt:variant>
      <vt:variant>
        <vt:lpwstr>_Toc101465956</vt:lpwstr>
      </vt:variant>
      <vt:variant>
        <vt:i4>1245247</vt:i4>
      </vt:variant>
      <vt:variant>
        <vt:i4>110</vt:i4>
      </vt:variant>
      <vt:variant>
        <vt:i4>0</vt:i4>
      </vt:variant>
      <vt:variant>
        <vt:i4>5</vt:i4>
      </vt:variant>
      <vt:variant>
        <vt:lpwstr/>
      </vt:variant>
      <vt:variant>
        <vt:lpwstr>_Toc101465955</vt:lpwstr>
      </vt:variant>
      <vt:variant>
        <vt:i4>1245247</vt:i4>
      </vt:variant>
      <vt:variant>
        <vt:i4>104</vt:i4>
      </vt:variant>
      <vt:variant>
        <vt:i4>0</vt:i4>
      </vt:variant>
      <vt:variant>
        <vt:i4>5</vt:i4>
      </vt:variant>
      <vt:variant>
        <vt:lpwstr/>
      </vt:variant>
      <vt:variant>
        <vt:lpwstr>_Toc101465954</vt:lpwstr>
      </vt:variant>
      <vt:variant>
        <vt:i4>1245247</vt:i4>
      </vt:variant>
      <vt:variant>
        <vt:i4>98</vt:i4>
      </vt:variant>
      <vt:variant>
        <vt:i4>0</vt:i4>
      </vt:variant>
      <vt:variant>
        <vt:i4>5</vt:i4>
      </vt:variant>
      <vt:variant>
        <vt:lpwstr/>
      </vt:variant>
      <vt:variant>
        <vt:lpwstr>_Toc101465953</vt:lpwstr>
      </vt:variant>
      <vt:variant>
        <vt:i4>1245247</vt:i4>
      </vt:variant>
      <vt:variant>
        <vt:i4>92</vt:i4>
      </vt:variant>
      <vt:variant>
        <vt:i4>0</vt:i4>
      </vt:variant>
      <vt:variant>
        <vt:i4>5</vt:i4>
      </vt:variant>
      <vt:variant>
        <vt:lpwstr/>
      </vt:variant>
      <vt:variant>
        <vt:lpwstr>_Toc101465952</vt:lpwstr>
      </vt:variant>
      <vt:variant>
        <vt:i4>1245247</vt:i4>
      </vt:variant>
      <vt:variant>
        <vt:i4>86</vt:i4>
      </vt:variant>
      <vt:variant>
        <vt:i4>0</vt:i4>
      </vt:variant>
      <vt:variant>
        <vt:i4>5</vt:i4>
      </vt:variant>
      <vt:variant>
        <vt:lpwstr/>
      </vt:variant>
      <vt:variant>
        <vt:lpwstr>_Toc101465951</vt:lpwstr>
      </vt:variant>
      <vt:variant>
        <vt:i4>1245247</vt:i4>
      </vt:variant>
      <vt:variant>
        <vt:i4>80</vt:i4>
      </vt:variant>
      <vt:variant>
        <vt:i4>0</vt:i4>
      </vt:variant>
      <vt:variant>
        <vt:i4>5</vt:i4>
      </vt:variant>
      <vt:variant>
        <vt:lpwstr/>
      </vt:variant>
      <vt:variant>
        <vt:lpwstr>_Toc101465950</vt:lpwstr>
      </vt:variant>
      <vt:variant>
        <vt:i4>1179711</vt:i4>
      </vt:variant>
      <vt:variant>
        <vt:i4>74</vt:i4>
      </vt:variant>
      <vt:variant>
        <vt:i4>0</vt:i4>
      </vt:variant>
      <vt:variant>
        <vt:i4>5</vt:i4>
      </vt:variant>
      <vt:variant>
        <vt:lpwstr/>
      </vt:variant>
      <vt:variant>
        <vt:lpwstr>_Toc101465949</vt:lpwstr>
      </vt:variant>
      <vt:variant>
        <vt:i4>1179711</vt:i4>
      </vt:variant>
      <vt:variant>
        <vt:i4>68</vt:i4>
      </vt:variant>
      <vt:variant>
        <vt:i4>0</vt:i4>
      </vt:variant>
      <vt:variant>
        <vt:i4>5</vt:i4>
      </vt:variant>
      <vt:variant>
        <vt:lpwstr/>
      </vt:variant>
      <vt:variant>
        <vt:lpwstr>_Toc101465948</vt:lpwstr>
      </vt:variant>
      <vt:variant>
        <vt:i4>1179711</vt:i4>
      </vt:variant>
      <vt:variant>
        <vt:i4>62</vt:i4>
      </vt:variant>
      <vt:variant>
        <vt:i4>0</vt:i4>
      </vt:variant>
      <vt:variant>
        <vt:i4>5</vt:i4>
      </vt:variant>
      <vt:variant>
        <vt:lpwstr/>
      </vt:variant>
      <vt:variant>
        <vt:lpwstr>_Toc101465947</vt:lpwstr>
      </vt:variant>
      <vt:variant>
        <vt:i4>1179711</vt:i4>
      </vt:variant>
      <vt:variant>
        <vt:i4>56</vt:i4>
      </vt:variant>
      <vt:variant>
        <vt:i4>0</vt:i4>
      </vt:variant>
      <vt:variant>
        <vt:i4>5</vt:i4>
      </vt:variant>
      <vt:variant>
        <vt:lpwstr/>
      </vt:variant>
      <vt:variant>
        <vt:lpwstr>_Toc101465946</vt:lpwstr>
      </vt:variant>
      <vt:variant>
        <vt:i4>1179711</vt:i4>
      </vt:variant>
      <vt:variant>
        <vt:i4>50</vt:i4>
      </vt:variant>
      <vt:variant>
        <vt:i4>0</vt:i4>
      </vt:variant>
      <vt:variant>
        <vt:i4>5</vt:i4>
      </vt:variant>
      <vt:variant>
        <vt:lpwstr/>
      </vt:variant>
      <vt:variant>
        <vt:lpwstr>_Toc101465945</vt:lpwstr>
      </vt:variant>
      <vt:variant>
        <vt:i4>1179711</vt:i4>
      </vt:variant>
      <vt:variant>
        <vt:i4>44</vt:i4>
      </vt:variant>
      <vt:variant>
        <vt:i4>0</vt:i4>
      </vt:variant>
      <vt:variant>
        <vt:i4>5</vt:i4>
      </vt:variant>
      <vt:variant>
        <vt:lpwstr/>
      </vt:variant>
      <vt:variant>
        <vt:lpwstr>_Toc101465944</vt:lpwstr>
      </vt:variant>
      <vt:variant>
        <vt:i4>1179711</vt:i4>
      </vt:variant>
      <vt:variant>
        <vt:i4>38</vt:i4>
      </vt:variant>
      <vt:variant>
        <vt:i4>0</vt:i4>
      </vt:variant>
      <vt:variant>
        <vt:i4>5</vt:i4>
      </vt:variant>
      <vt:variant>
        <vt:lpwstr/>
      </vt:variant>
      <vt:variant>
        <vt:lpwstr>_Toc101465943</vt:lpwstr>
      </vt:variant>
      <vt:variant>
        <vt:i4>1179711</vt:i4>
      </vt:variant>
      <vt:variant>
        <vt:i4>32</vt:i4>
      </vt:variant>
      <vt:variant>
        <vt:i4>0</vt:i4>
      </vt:variant>
      <vt:variant>
        <vt:i4>5</vt:i4>
      </vt:variant>
      <vt:variant>
        <vt:lpwstr/>
      </vt:variant>
      <vt:variant>
        <vt:lpwstr>_Toc101465942</vt:lpwstr>
      </vt:variant>
      <vt:variant>
        <vt:i4>1179711</vt:i4>
      </vt:variant>
      <vt:variant>
        <vt:i4>26</vt:i4>
      </vt:variant>
      <vt:variant>
        <vt:i4>0</vt:i4>
      </vt:variant>
      <vt:variant>
        <vt:i4>5</vt:i4>
      </vt:variant>
      <vt:variant>
        <vt:lpwstr/>
      </vt:variant>
      <vt:variant>
        <vt:lpwstr>_Toc101465941</vt:lpwstr>
      </vt:variant>
      <vt:variant>
        <vt:i4>1179711</vt:i4>
      </vt:variant>
      <vt:variant>
        <vt:i4>20</vt:i4>
      </vt:variant>
      <vt:variant>
        <vt:i4>0</vt:i4>
      </vt:variant>
      <vt:variant>
        <vt:i4>5</vt:i4>
      </vt:variant>
      <vt:variant>
        <vt:lpwstr/>
      </vt:variant>
      <vt:variant>
        <vt:lpwstr>_Toc101465940</vt:lpwstr>
      </vt:variant>
      <vt:variant>
        <vt:i4>1376319</vt:i4>
      </vt:variant>
      <vt:variant>
        <vt:i4>14</vt:i4>
      </vt:variant>
      <vt:variant>
        <vt:i4>0</vt:i4>
      </vt:variant>
      <vt:variant>
        <vt:i4>5</vt:i4>
      </vt:variant>
      <vt:variant>
        <vt:lpwstr/>
      </vt:variant>
      <vt:variant>
        <vt:lpwstr>_Toc101465939</vt:lpwstr>
      </vt:variant>
      <vt:variant>
        <vt:i4>1376319</vt:i4>
      </vt:variant>
      <vt:variant>
        <vt:i4>8</vt:i4>
      </vt:variant>
      <vt:variant>
        <vt:i4>0</vt:i4>
      </vt:variant>
      <vt:variant>
        <vt:i4>5</vt:i4>
      </vt:variant>
      <vt:variant>
        <vt:lpwstr/>
      </vt:variant>
      <vt:variant>
        <vt:lpwstr>_Toc101465938</vt:lpwstr>
      </vt:variant>
      <vt:variant>
        <vt:i4>1376319</vt:i4>
      </vt:variant>
      <vt:variant>
        <vt:i4>2</vt:i4>
      </vt:variant>
      <vt:variant>
        <vt:i4>0</vt:i4>
      </vt:variant>
      <vt:variant>
        <vt:i4>5</vt:i4>
      </vt:variant>
      <vt:variant>
        <vt:lpwstr/>
      </vt:variant>
      <vt:variant>
        <vt:lpwstr>_Toc101465937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Danijel Andjelkovic</dc:creator>
  <cp:keywords/>
  <dc:description/>
  <cp:lastModifiedBy>Danijel Andjelkovic</cp:lastModifiedBy>
  <cp:revision>3</cp:revision>
  <dcterms:created xsi:type="dcterms:W3CDTF">2022-04-21T21:32:00Z</dcterms:created>
  <dcterms:modified xsi:type="dcterms:W3CDTF">2022-04-21T21:50:00Z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0x0101008538050C55778B49B47E895AE9B367E5</vt:lpwstr>
  </property>
  <property fmtid="{D5CDD505-2E9C-101B-9397-08002B2CF9AE}" pid="3" name="MediaServiceImageTags">
    <vt:lpwstr/>
  </property>
</Properties>
</file>